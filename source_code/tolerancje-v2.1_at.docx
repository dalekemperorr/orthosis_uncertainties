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7BDB" w:rsidRPr="00FC776A" w:rsidRDefault="00957BDB" w:rsidP="00EB2F1D">
      <w:pPr>
        <w:pStyle w:val="Nagwek2"/>
        <w:rPr>
          <w:rFonts w:eastAsiaTheme="minorEastAsia"/>
        </w:rPr>
      </w:pPr>
      <w:bookmarkStart w:id="0" w:name="_Toc56282018"/>
      <w:r>
        <w:t xml:space="preserve">Niepewność pomiarowa </w:t>
      </w:r>
      <w:proofErr w:type="spellStart"/>
      <w:r>
        <w:t>ortezy</w:t>
      </w:r>
      <w:bookmarkEnd w:id="0"/>
      <w:proofErr w:type="spellEnd"/>
    </w:p>
    <w:p w:rsidR="00A13163" w:rsidRDefault="00A13163" w:rsidP="002E3C78">
      <w:pPr>
        <w:pStyle w:val="Tekstnormalny"/>
      </w:pPr>
      <w:r>
        <w:t xml:space="preserve">Na błąd pomiarowy </w:t>
      </w:r>
      <w:proofErr w:type="spellStart"/>
      <w:r>
        <w:t>ortezy</w:t>
      </w:r>
      <w:proofErr w:type="spellEnd"/>
      <w:r>
        <w:t xml:space="preserve"> główny wpływ mają </w:t>
      </w:r>
      <w:proofErr w:type="spellStart"/>
      <w:r>
        <w:t>kontrybutory</w:t>
      </w:r>
      <w:proofErr w:type="spellEnd"/>
      <w:r>
        <w:t xml:space="preserve"> wskazane w </w:t>
      </w:r>
      <w:r w:rsidR="002E3C78">
        <w:t>niniejszym</w:t>
      </w:r>
      <w:r>
        <w:t xml:space="preserve"> rozdziale.</w:t>
      </w:r>
      <w:r w:rsidR="00775893">
        <w:t xml:space="preserve"> Ich wpływ na niepewność urządzenia pomiarowego został rozważony, a uwzględnione czynniki wykorzystano do obliczenia niepewności znajomości położenia osi </w:t>
      </w:r>
      <w:r w:rsidR="00F86864">
        <w:t xml:space="preserve">członów ruchomych </w:t>
      </w:r>
      <w:r w:rsidR="004B56C6">
        <w:t>konstrukcji</w:t>
      </w:r>
      <w:r w:rsidR="00775893">
        <w:t xml:space="preserve"> względem stawu człowieka.</w:t>
      </w:r>
    </w:p>
    <w:p w:rsidR="00DF23AB" w:rsidRDefault="00DF23AB" w:rsidP="00EB2F1D">
      <w:pPr>
        <w:pStyle w:val="Nagwek3"/>
      </w:pPr>
      <w:bookmarkStart w:id="1" w:name="_Toc56282019"/>
      <w:r>
        <w:t>Błędy geometryczne wynikające z tolerancji wykonawczej części.</w:t>
      </w:r>
      <w:bookmarkEnd w:id="1"/>
    </w:p>
    <w:p w:rsidR="00EB63AC" w:rsidRDefault="00DF23AB" w:rsidP="00F357AB">
      <w:pPr>
        <w:pStyle w:val="Tekstnormalny"/>
      </w:pPr>
      <w:r>
        <w:t xml:space="preserve">Części </w:t>
      </w:r>
      <w:proofErr w:type="spellStart"/>
      <w:r w:rsidR="00FB37C2">
        <w:t>ortezy</w:t>
      </w:r>
      <w:proofErr w:type="spellEnd"/>
      <w:r w:rsidR="00FB37C2">
        <w:t xml:space="preserve"> pomiarowej </w:t>
      </w:r>
      <w:r>
        <w:t>zostały wykonane zgodnie z norm</w:t>
      </w:r>
      <w:r w:rsidR="008A57A8">
        <w:t>ami</w:t>
      </w:r>
      <w:r>
        <w:t xml:space="preserve"> </w:t>
      </w:r>
      <w:r w:rsidR="00EB63AC">
        <w:t>PN-EN</w:t>
      </w:r>
      <w:r>
        <w:t>-22768</w:t>
      </w:r>
      <w:r w:rsidR="00EB63AC">
        <w:t>-1</w:t>
      </w:r>
      <w:r w:rsidR="00F357AB">
        <w:t>:1999</w:t>
      </w:r>
      <w:r w:rsidR="008A57A8">
        <w:t xml:space="preserve"> i -2</w:t>
      </w:r>
      <w:r w:rsidR="00F357AB">
        <w:t>:1999</w:t>
      </w:r>
      <w:r w:rsidR="00EB63AC">
        <w:t xml:space="preserve"> </w:t>
      </w:r>
      <w:r w:rsidR="00DB0B04">
        <w:t>[</w:t>
      </w:r>
      <w:r w:rsidR="001A4129">
        <w:fldChar w:fldCharType="begin"/>
      </w:r>
      <w:r w:rsidR="00DB0B04">
        <w:instrText xml:space="preserve"> REF _Ref53336446 \r \h </w:instrText>
      </w:r>
      <w:r w:rsidR="001A4129">
        <w:fldChar w:fldCharType="separate"/>
      </w:r>
      <w:r w:rsidR="009F0CB6">
        <w:t>132</w:t>
      </w:r>
      <w:r w:rsidR="001A4129">
        <w:fldChar w:fldCharType="end"/>
      </w:r>
      <w:r w:rsidR="00DB0B04">
        <w:t xml:space="preserve">, </w:t>
      </w:r>
      <w:r w:rsidR="001A4129">
        <w:fldChar w:fldCharType="begin"/>
      </w:r>
      <w:r w:rsidR="00DB0B04">
        <w:instrText xml:space="preserve"> REF _Ref53336447 \r \h </w:instrText>
      </w:r>
      <w:r w:rsidR="001A4129">
        <w:fldChar w:fldCharType="separate"/>
      </w:r>
      <w:r w:rsidR="009F0CB6">
        <w:t>133</w:t>
      </w:r>
      <w:r w:rsidR="001A4129">
        <w:fldChar w:fldCharType="end"/>
      </w:r>
      <w:r w:rsidR="00DB0B04">
        <w:t xml:space="preserve">] </w:t>
      </w:r>
      <w:r w:rsidR="00EB63AC">
        <w:t>w klas</w:t>
      </w:r>
      <w:r w:rsidR="00AD51D3">
        <w:t>ach</w:t>
      </w:r>
      <w:r w:rsidR="00EB63AC">
        <w:t xml:space="preserve"> dokładności</w:t>
      </w:r>
      <w:r>
        <w:t xml:space="preserve"> f-H</w:t>
      </w:r>
      <w:r w:rsidR="00C448B0">
        <w:t xml:space="preserve"> i m-K</w:t>
      </w:r>
      <w:r>
        <w:t>.</w:t>
      </w:r>
      <w:r w:rsidR="00FB37C2">
        <w:t xml:space="preserve"> Ich wymiary </w:t>
      </w:r>
      <w:r w:rsidR="008A57A8">
        <w:t>(</w:t>
      </w:r>
      <w:r w:rsidR="00F34FC8">
        <w:t>w tym</w:t>
      </w:r>
      <w:r w:rsidR="008A57A8">
        <w:t xml:space="preserve"> średnice, płaskość, prostopadłość, kątowość, bicie) </w:t>
      </w:r>
      <w:r w:rsidR="00FB37C2">
        <w:t>mogą odbiegać od nominalnych.</w:t>
      </w:r>
      <w:r w:rsidR="00543EE6">
        <w:t xml:space="preserve"> </w:t>
      </w:r>
      <w:r w:rsidR="002E3C78">
        <w:t>P</w:t>
      </w:r>
      <w:r w:rsidR="00543EE6">
        <w:t xml:space="preserve">rowadzi to do występowania liniowych i kątowych </w:t>
      </w:r>
      <w:r w:rsidR="008A57A8">
        <w:t>niepewności działania</w:t>
      </w:r>
      <w:r w:rsidR="00543EE6">
        <w:t xml:space="preserve"> urządzenia. Pomimo niewielkich wartości </w:t>
      </w:r>
      <w:r w:rsidR="00C448B0">
        <w:t xml:space="preserve">większości </w:t>
      </w:r>
      <w:r w:rsidR="008A57A8">
        <w:t>odchyłek</w:t>
      </w:r>
      <w:r w:rsidR="00543EE6">
        <w:t>, zostały one uwzględnione</w:t>
      </w:r>
      <w:r w:rsidR="008A57A8">
        <w:t xml:space="preserve"> w analizie niepewności pomiarowej urządzenia ze względu na</w:t>
      </w:r>
      <w:r w:rsidR="00132B61">
        <w:t xml:space="preserve"> ich </w:t>
      </w:r>
      <w:r w:rsidR="00131A19">
        <w:t>szeregowe składanie</w:t>
      </w:r>
      <w:r w:rsidR="00132B61">
        <w:t xml:space="preserve"> w łańcuchu </w:t>
      </w:r>
      <w:r w:rsidR="00131A19">
        <w:t>kinematycznym</w:t>
      </w:r>
      <w:r w:rsidR="008A57A8">
        <w:t xml:space="preserve">. Z </w:t>
      </w:r>
      <w:r w:rsidR="002E3C78">
        <w:t>tego powodu liczne niewielkie błę</w:t>
      </w:r>
      <w:r w:rsidR="008A57A8">
        <w:t>dy</w:t>
      </w:r>
      <w:r w:rsidR="00131A19">
        <w:t xml:space="preserve"> nie</w:t>
      </w:r>
      <w:r w:rsidR="008A57A8">
        <w:t xml:space="preserve"> zostały tu </w:t>
      </w:r>
      <w:r w:rsidR="00131A19">
        <w:t>zaniedbane.</w:t>
      </w:r>
      <w:r w:rsidR="00EA2CD0">
        <w:t xml:space="preserve"> Konkretne wartości możliwych odchyłek dla części tworzących łańcuch kinematyczny wpływający na położenie osi obrotów członów </w:t>
      </w:r>
      <w:proofErr w:type="spellStart"/>
      <w:r w:rsidR="00EA2CD0">
        <w:t>ortezy</w:t>
      </w:r>
      <w:proofErr w:type="spellEnd"/>
      <w:r w:rsidR="00EA2CD0">
        <w:t xml:space="preserve"> pomiarowej uwzględnione są w tabeli w dalszej części rozdziału.</w:t>
      </w:r>
      <w:r w:rsidR="002E36CD">
        <w:t xml:space="preserve"> Jako odpowiednie odchyłki zastosowano zgodnie z normą wartości wynikające z długości wymiarów nominalnych oraz z wymiarowania na rysunkach wykonawczych części. W przypadku wymiarów wynikowych tolerancje są znacznie większe, jednak wzięto to pod uwagę przy projektowaniu i wymiary istotne dla pozycjonowania części są tolerowane wprost.</w:t>
      </w:r>
    </w:p>
    <w:p w:rsidR="0096405B" w:rsidRDefault="0096405B" w:rsidP="00F357AB">
      <w:pPr>
        <w:pStyle w:val="Tekstnormalny"/>
      </w:pPr>
    </w:p>
    <w:p w:rsidR="0096405B" w:rsidRDefault="0096405B" w:rsidP="0096405B">
      <w:pPr>
        <w:pStyle w:val="Tekstnormalny"/>
      </w:pPr>
      <w:r>
        <w:t>Biorąc pod uwagę tolerancję płaskości dokonano upraszczającego założenia, że płaskość równomiernie przechodzi od odchyłki maksymalnej do minimalnej na całej rozważanej powierzchni elementu, wprowadzając błędy kątowe w dwóch kierunkach.</w:t>
      </w:r>
    </w:p>
    <w:tbl>
      <w:tblPr>
        <w:tblW w:w="5000" w:type="pct"/>
        <w:tblLook w:val="04A0" w:firstRow="1" w:lastRow="0" w:firstColumn="1" w:lastColumn="0" w:noHBand="0" w:noVBand="1"/>
      </w:tblPr>
      <w:tblGrid>
        <w:gridCol w:w="393"/>
        <w:gridCol w:w="8094"/>
        <w:gridCol w:w="801"/>
      </w:tblGrid>
      <w:tr w:rsidR="0096405B" w:rsidTr="0096405B">
        <w:tc>
          <w:tcPr>
            <w:tcW w:w="212" w:type="pct"/>
          </w:tcPr>
          <w:p w:rsidR="0096405B" w:rsidRDefault="0096405B" w:rsidP="00850428">
            <w:pPr>
              <w:pStyle w:val="Tekstnormalny"/>
            </w:pPr>
          </w:p>
        </w:tc>
        <w:tc>
          <w:tcPr>
            <w:tcW w:w="4357" w:type="pct"/>
          </w:tcPr>
          <w:p w:rsidR="0096405B" w:rsidRPr="00241F01" w:rsidRDefault="0096405B" w:rsidP="00850428">
            <w:pPr>
              <w:pStyle w:val="Tekstnormalny"/>
              <w:jc w:val="center"/>
              <w:rPr>
                <w:rFonts w:eastAsiaTheme="minorEastAsia"/>
              </w:rPr>
            </w:pPr>
            <m:oMathPara>
              <m:oMath>
                <m:r>
                  <m:rPr>
                    <m:sty m:val="p"/>
                  </m:rPr>
                  <w:rPr>
                    <w:rFonts w:ascii="Cambria Math" w:eastAsiaTheme="minorEastAsia" w:hAnsi="Cambria Math"/>
                  </w:rPr>
                  <m:t>tg</m:t>
                </m:r>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Px</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ΔP</m:t>
                    </m:r>
                  </m:num>
                  <m:den>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y</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Cy</m:t>
                        </m:r>
                      </m:sub>
                    </m:sSub>
                  </m:den>
                </m:f>
                <m:r>
                  <m:rPr>
                    <m:sty m:val="p"/>
                  </m:rPr>
                  <w:rPr>
                    <w:rFonts w:ascii="Cambria Math" w:eastAsiaTheme="minorEastAsia" w:hAnsi="Cambria Math"/>
                  </w:rPr>
                  <w:br/>
                </m:r>
              </m:oMath>
              <m:oMath>
                <m:r>
                  <m:rPr>
                    <m:sty m:val="p"/>
                  </m:rPr>
                  <w:rPr>
                    <w:rFonts w:ascii="Cambria Math" w:eastAsiaTheme="minorEastAsia" w:hAnsi="Cambria Math"/>
                  </w:rPr>
                  <m:t>tg</m:t>
                </m:r>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Py</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ΔP</m:t>
                    </m:r>
                  </m:num>
                  <m:den>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Cx</m:t>
                        </m:r>
                      </m:sub>
                    </m:sSub>
                  </m:den>
                </m:f>
              </m:oMath>
            </m:oMathPara>
          </w:p>
          <w:p w:rsidR="0096405B" w:rsidRDefault="0096405B" w:rsidP="00850428">
            <w:pPr>
              <w:pStyle w:val="Tekstnormalny"/>
              <w:jc w:val="cente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Px</m:t>
                    </m:r>
                  </m:sub>
                </m:sSub>
                <m:r>
                  <w:rPr>
                    <w:rFonts w:ascii="Cambria Math" w:eastAsiaTheme="minorEastAsia" w:hAnsi="Cambria Math"/>
                  </w:rPr>
                  <m:t xml:space="preserve">= </m:t>
                </m:r>
                <m:r>
                  <m:rPr>
                    <m:sty m:val="p"/>
                  </m:rPr>
                  <w:rPr>
                    <w:rFonts w:ascii="Cambria Math" w:eastAsiaTheme="minorEastAsia" w:hAnsi="Cambria Math"/>
                  </w:rPr>
                  <m:t>±arctg</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ΔP</m:t>
                        </m:r>
                      </m:num>
                      <m:den>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y</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Cy</m:t>
                            </m:r>
                          </m:sub>
                        </m:sSub>
                      </m:den>
                    </m:f>
                  </m:e>
                </m:d>
              </m:oMath>
            </m:oMathPara>
          </w:p>
          <w:p w:rsidR="0096405B" w:rsidRPr="004E3472" w:rsidRDefault="0096405B" w:rsidP="00850428">
            <w:pPr>
              <w:pStyle w:val="Tekstnormalny"/>
              <w:jc w:val="cente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Py</m:t>
                    </m:r>
                  </m:sub>
                </m:sSub>
                <m:r>
                  <w:rPr>
                    <w:rFonts w:ascii="Cambria Math" w:eastAsiaTheme="minorEastAsia" w:hAnsi="Cambria Math"/>
                  </w:rPr>
                  <m:t xml:space="preserve">= </m:t>
                </m:r>
                <m:r>
                  <m:rPr>
                    <m:sty m:val="p"/>
                  </m:rPr>
                  <w:rPr>
                    <w:rFonts w:ascii="Cambria Math" w:eastAsiaTheme="minorEastAsia" w:hAnsi="Cambria Math"/>
                  </w:rPr>
                  <m:t>±arctg</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ΔP</m:t>
                        </m:r>
                      </m:num>
                      <m:den>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Cx</m:t>
                            </m:r>
                          </m:sub>
                        </m:sSub>
                      </m:den>
                    </m:f>
                  </m:e>
                </m:d>
              </m:oMath>
            </m:oMathPara>
          </w:p>
        </w:tc>
        <w:tc>
          <w:tcPr>
            <w:tcW w:w="431" w:type="pct"/>
            <w:vAlign w:val="center"/>
          </w:tcPr>
          <w:p w:rsidR="0096405B" w:rsidRDefault="0096405B" w:rsidP="00850428">
            <w:pPr>
              <w:pStyle w:val="Legenda"/>
              <w:keepNext/>
              <w:jc w:val="right"/>
            </w:pPr>
            <w:r>
              <w:t>(</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Równanie \* ARABIC \s 1 </w:instrText>
            </w:r>
            <w:r w:rsidR="001E0B47">
              <w:fldChar w:fldCharType="separate"/>
            </w:r>
            <w:r w:rsidR="009F0CB6">
              <w:rPr>
                <w:noProof/>
              </w:rPr>
              <w:t>45</w:t>
            </w:r>
            <w:r w:rsidR="001E0B47">
              <w:rPr>
                <w:noProof/>
              </w:rPr>
              <w:fldChar w:fldCharType="end"/>
            </w:r>
            <w:r>
              <w:t>)</w:t>
            </w:r>
          </w:p>
        </w:tc>
      </w:tr>
    </w:tbl>
    <w:p w:rsidR="0096405B" w:rsidRDefault="0096405B" w:rsidP="0096405B">
      <w:pPr>
        <w:pStyle w:val="Tekstnormalny"/>
      </w:pPr>
      <w:r>
        <w:lastRenderedPageBreak/>
        <w:t>Gdzie:</w:t>
      </w:r>
    </w:p>
    <w:p w:rsidR="0096405B" w:rsidRDefault="0096405B" w:rsidP="0096405B">
      <w:pPr>
        <w:pStyle w:val="Tekstnormalny"/>
        <w:rPr>
          <w:rFonts w:eastAsiaTheme="minorEastAsia"/>
        </w:rPr>
      </w:pPr>
      <m:oMath>
        <m:r>
          <m:rPr>
            <m:sty m:val="p"/>
          </m:rPr>
          <w:rPr>
            <w:rFonts w:ascii="Cambria Math" w:eastAsiaTheme="minorEastAsia" w:hAnsi="Cambria Math"/>
          </w:rPr>
          <m:t>ΔP</m:t>
        </m:r>
      </m:oMath>
      <w:r>
        <w:rPr>
          <w:rFonts w:eastAsiaTheme="minorEastAsia"/>
        </w:rPr>
        <w:t xml:space="preserve"> - tolerancja płaskości;</w:t>
      </w:r>
    </w:p>
    <w:p w:rsidR="0096405B" w:rsidRDefault="001E0B47" w:rsidP="0096405B">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y</m:t>
            </m:r>
          </m:sub>
        </m:sSub>
      </m:oMath>
      <w:r w:rsidR="0096405B">
        <w:rPr>
          <w:rFonts w:eastAsiaTheme="minorEastAsia"/>
        </w:rPr>
        <w:t xml:space="preserve"> - długości boków rozważanego elementu;</w:t>
      </w:r>
    </w:p>
    <w:p w:rsidR="0096405B" w:rsidRDefault="001E0B47" w:rsidP="0096405B">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Cx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Cx</m:t>
            </m:r>
          </m:sub>
        </m:sSub>
      </m:oMath>
      <w:r w:rsidR="0096405B">
        <w:rPr>
          <w:rFonts w:eastAsiaTheme="minorEastAsia"/>
        </w:rPr>
        <w:t xml:space="preserve"> - odchyłki dolne długości boków;</w:t>
      </w:r>
    </w:p>
    <w:p w:rsidR="0096405B" w:rsidRDefault="001E0B47" w:rsidP="00A20AF1">
      <w:pPr>
        <w:pStyle w:val="Tekstnormalny"/>
        <w:spacing w:after="0"/>
      </w:pPr>
      <m:oMath>
        <m:sSub>
          <m:sSubPr>
            <m:ctrlPr>
              <w:rPr>
                <w:rFonts w:ascii="Cambria Math" w:eastAsiaTheme="minorEastAsia" w:hAnsi="Cambria Math"/>
              </w:rPr>
            </m:ctrlPr>
          </m:sSubPr>
          <m:e>
            <m:r>
              <m:rPr>
                <m:sty m:val="p"/>
              </m:rPr>
              <w:rPr>
                <w:rFonts w:ascii="Cambria Math" w:eastAsiaTheme="minorEastAsia" w:hAnsi="Cambria Math"/>
              </w:rPr>
              <m:t>Δϕ</m:t>
            </m:r>
          </m:e>
          <m:sub>
            <m:r>
              <m:rPr>
                <m:sty m:val="p"/>
              </m:rPr>
              <w:rPr>
                <w:rFonts w:ascii="Cambria Math" w:eastAsiaTheme="minorEastAsia" w:hAnsi="Cambria Math"/>
              </w:rPr>
              <m:t>Px</m:t>
            </m:r>
          </m:sub>
        </m:sSub>
        <m:r>
          <m:rPr>
            <m:sty m:val="p"/>
          </m:rPr>
          <w:rPr>
            <w:rFonts w:ascii="Cambria Math" w:eastAsiaTheme="minorEastAsia" w:hAnsi="Cambria Math"/>
          </w:rPr>
          <m:t>, Δ</m:t>
        </m:r>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Py</m:t>
            </m:r>
          </m:sub>
        </m:sSub>
      </m:oMath>
      <w:r w:rsidR="0096405B">
        <w:rPr>
          <w:rFonts w:eastAsiaTheme="minorEastAsia"/>
        </w:rPr>
        <w:t xml:space="preserve"> - błędy kątowe wynikające z tolerancji płaskości.</w:t>
      </w:r>
    </w:p>
    <w:p w:rsidR="0096405B" w:rsidRDefault="00C24B64" w:rsidP="0096405B">
      <w:pPr>
        <w:pStyle w:val="Tekstnormalny"/>
        <w:spacing w:after="0"/>
        <w:jc w:val="center"/>
      </w:pPr>
      <w:r>
        <w:rPr>
          <w:noProof/>
          <w:lang w:eastAsia="pl-PL"/>
        </w:rPr>
        <mc:AlternateContent>
          <mc:Choice Requires="wpc">
            <w:drawing>
              <wp:inline distT="0" distB="0" distL="0" distR="0">
                <wp:extent cx="4198620" cy="2710815"/>
                <wp:effectExtent l="0" t="0" r="1905" b="3810"/>
                <wp:docPr id="6853" name="Kanwa 68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83" name="AutoShape 6855"/>
                        <wps:cNvSpPr>
                          <a:spLocks noChangeArrowheads="1"/>
                        </wps:cNvSpPr>
                        <wps:spPr bwMode="auto">
                          <a:xfrm>
                            <a:off x="1085850" y="140970"/>
                            <a:ext cx="2606040" cy="1266825"/>
                          </a:xfrm>
                          <a:prstGeom prst="parallelogram">
                            <a:avLst>
                              <a:gd name="adj" fmla="val 51429"/>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8" name="AutoShape 6856"/>
                        <wps:cNvCnPr>
                          <a:cxnSpLocks noChangeShapeType="1"/>
                        </wps:cNvCnPr>
                        <wps:spPr bwMode="auto">
                          <a:xfrm>
                            <a:off x="1082675" y="1407795"/>
                            <a:ext cx="3175" cy="470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69" name="AutoShape 6857"/>
                        <wps:cNvCnPr>
                          <a:cxnSpLocks noChangeShapeType="1"/>
                        </wps:cNvCnPr>
                        <wps:spPr bwMode="auto">
                          <a:xfrm>
                            <a:off x="3040380" y="1407795"/>
                            <a:ext cx="3175" cy="470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0" name="AutoShape 6858"/>
                        <wps:cNvCnPr>
                          <a:cxnSpLocks noChangeShapeType="1"/>
                        </wps:cNvCnPr>
                        <wps:spPr bwMode="auto">
                          <a:xfrm>
                            <a:off x="3691890" y="140970"/>
                            <a:ext cx="3175" cy="470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1" name="AutoShape 6859"/>
                        <wps:cNvCnPr>
                          <a:cxnSpLocks noChangeShapeType="1"/>
                        </wps:cNvCnPr>
                        <wps:spPr bwMode="auto">
                          <a:xfrm>
                            <a:off x="1085850" y="1416050"/>
                            <a:ext cx="1954530" cy="462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2" name="AutoShape 6860"/>
                        <wps:cNvCnPr>
                          <a:cxnSpLocks noChangeShapeType="1"/>
                        </wps:cNvCnPr>
                        <wps:spPr bwMode="auto">
                          <a:xfrm flipV="1">
                            <a:off x="3040380" y="140970"/>
                            <a:ext cx="651510" cy="1737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3" name="AutoShape 6861"/>
                        <wps:cNvCnPr>
                          <a:cxnSpLocks noChangeShapeType="1"/>
                        </wps:cNvCnPr>
                        <wps:spPr bwMode="auto">
                          <a:xfrm>
                            <a:off x="1085850" y="1878330"/>
                            <a:ext cx="19545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74" name="AutoShape 6862"/>
                        <wps:cNvCnPr>
                          <a:cxnSpLocks noChangeShapeType="1"/>
                        </wps:cNvCnPr>
                        <wps:spPr bwMode="auto">
                          <a:xfrm flipV="1">
                            <a:off x="3040380" y="610235"/>
                            <a:ext cx="651510" cy="126809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75" name="AutoShape 6863"/>
                        <wps:cNvCnPr>
                          <a:cxnSpLocks noChangeShapeType="1"/>
                        </wps:cNvCnPr>
                        <wps:spPr bwMode="auto">
                          <a:xfrm>
                            <a:off x="1085850" y="1878330"/>
                            <a:ext cx="3175" cy="470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6" name="AutoShape 6864"/>
                        <wps:cNvCnPr>
                          <a:cxnSpLocks noChangeShapeType="1"/>
                        </wps:cNvCnPr>
                        <wps:spPr bwMode="auto">
                          <a:xfrm>
                            <a:off x="3040380" y="1878330"/>
                            <a:ext cx="3175" cy="470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7" name="AutoShape 6865"/>
                        <wps:cNvCnPr>
                          <a:cxnSpLocks noChangeShapeType="1"/>
                        </wps:cNvCnPr>
                        <wps:spPr bwMode="auto">
                          <a:xfrm>
                            <a:off x="3691890" y="611505"/>
                            <a:ext cx="3175" cy="470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8" name="AutoShape 6866"/>
                        <wps:cNvCnPr>
                          <a:cxnSpLocks noChangeShapeType="1"/>
                        </wps:cNvCnPr>
                        <wps:spPr bwMode="auto">
                          <a:xfrm flipV="1">
                            <a:off x="3040380" y="1082040"/>
                            <a:ext cx="651510" cy="1268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9" name="AutoShape 6867"/>
                        <wps:cNvCnPr>
                          <a:cxnSpLocks noChangeShapeType="1"/>
                        </wps:cNvCnPr>
                        <wps:spPr bwMode="auto">
                          <a:xfrm>
                            <a:off x="1085850" y="2348865"/>
                            <a:ext cx="19545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0" name="AutoShape 6868"/>
                        <wps:cNvCnPr>
                          <a:cxnSpLocks noChangeShapeType="1"/>
                        </wps:cNvCnPr>
                        <wps:spPr bwMode="auto">
                          <a:xfrm flipV="1">
                            <a:off x="1085850" y="140970"/>
                            <a:ext cx="651510" cy="1268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1" name="AutoShape 6869"/>
                        <wps:cNvCnPr>
                          <a:cxnSpLocks noChangeShapeType="1"/>
                        </wps:cNvCnPr>
                        <wps:spPr bwMode="auto">
                          <a:xfrm>
                            <a:off x="1737360" y="140970"/>
                            <a:ext cx="19545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2" name="AutoShape 6870"/>
                        <wps:cNvCnPr>
                          <a:cxnSpLocks noChangeShapeType="1"/>
                        </wps:cNvCnPr>
                        <wps:spPr bwMode="auto">
                          <a:xfrm>
                            <a:off x="904875" y="1407795"/>
                            <a:ext cx="635" cy="4705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183" name="AutoShape 6871"/>
                        <wps:cNvCnPr>
                          <a:cxnSpLocks noChangeShapeType="1"/>
                        </wps:cNvCnPr>
                        <wps:spPr bwMode="auto">
                          <a:xfrm>
                            <a:off x="832485" y="1407795"/>
                            <a:ext cx="2533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4" name="AutoShape 6872"/>
                        <wps:cNvCnPr>
                          <a:cxnSpLocks noChangeShapeType="1"/>
                        </wps:cNvCnPr>
                        <wps:spPr bwMode="auto">
                          <a:xfrm>
                            <a:off x="832485" y="1878330"/>
                            <a:ext cx="2533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5" name="AutoShape 6873"/>
                        <wps:cNvCnPr>
                          <a:cxnSpLocks noChangeShapeType="1"/>
                        </wps:cNvCnPr>
                        <wps:spPr bwMode="auto">
                          <a:xfrm>
                            <a:off x="1085850" y="2348865"/>
                            <a:ext cx="635" cy="325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6" name="AutoShape 6874"/>
                        <wps:cNvCnPr>
                          <a:cxnSpLocks noChangeShapeType="1"/>
                        </wps:cNvCnPr>
                        <wps:spPr bwMode="auto">
                          <a:xfrm>
                            <a:off x="1085850" y="2602230"/>
                            <a:ext cx="195453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187" name="Rectangle 6875"/>
                        <wps:cNvSpPr>
                          <a:spLocks noChangeArrowheads="1"/>
                        </wps:cNvSpPr>
                        <wps:spPr bwMode="auto">
                          <a:xfrm>
                            <a:off x="1918335" y="2385060"/>
                            <a:ext cx="39814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F36741" w:rsidRDefault="001E0B47" w:rsidP="0096405B">
                              <w:pPr>
                                <w:pStyle w:val="Tekstnormalny"/>
                                <w:spacing w:line="276" w:lineRule="auto"/>
                                <w:jc w:val="left"/>
                                <w:rPr>
                                  <w:sz w:val="20"/>
                                  <w:vertAlign w:val="subscript"/>
                                </w:rPr>
                              </w:pPr>
                              <m:oMathPara>
                                <m:oMath>
                                  <m:sSub>
                                    <m:sSubPr>
                                      <m:ctrlPr>
                                        <w:rPr>
                                          <w:rFonts w:ascii="Cambria Math" w:hAnsi="Cambria Math"/>
                                          <w:sz w:val="20"/>
                                        </w:rPr>
                                      </m:ctrlPr>
                                    </m:sSubPr>
                                    <m:e>
                                      <m:r>
                                        <m:rPr>
                                          <m:sty m:val="p"/>
                                        </m:rPr>
                                        <w:rPr>
                                          <w:rFonts w:ascii="Cambria Math" w:hAnsi="Cambria Math"/>
                                          <w:sz w:val="20"/>
                                        </w:rPr>
                                        <m:t>C</m:t>
                                      </m:r>
                                    </m:e>
                                    <m:sub>
                                      <m:r>
                                        <m:rPr>
                                          <m:sty m:val="p"/>
                                        </m:rPr>
                                        <w:rPr>
                                          <w:rFonts w:ascii="Cambria Math" w:hAnsi="Cambria Math"/>
                                          <w:sz w:val="20"/>
                                        </w:rPr>
                                        <m:t>x</m:t>
                                      </m:r>
                                    </m:sub>
                                  </m:sSub>
                                </m:oMath>
                              </m:oMathPara>
                            </w:p>
                            <w:p w:rsidR="001E0B47" w:rsidRPr="005D4A8E" w:rsidRDefault="001E0B47" w:rsidP="0096405B">
                              <w:pPr>
                                <w:rPr>
                                  <w:color w:val="808080" w:themeColor="background1" w:themeShade="80"/>
                                </w:rPr>
                              </w:pPr>
                            </w:p>
                          </w:txbxContent>
                        </wps:txbx>
                        <wps:bodyPr rot="0" vert="horz" wrap="square" lIns="91440" tIns="45720" rIns="91440" bIns="45720" anchor="t" anchorCtr="0" upright="1">
                          <a:noAutofit/>
                        </wps:bodyPr>
                      </wps:wsp>
                      <wps:wsp>
                        <wps:cNvPr id="7188" name="Rectangle 6876"/>
                        <wps:cNvSpPr>
                          <a:spLocks noChangeArrowheads="1"/>
                        </wps:cNvSpPr>
                        <wps:spPr bwMode="auto">
                          <a:xfrm>
                            <a:off x="579120" y="1516380"/>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F36741" w:rsidRDefault="001E0B47" w:rsidP="0096405B">
                              <w:pPr>
                                <w:pStyle w:val="Tekstnormalny"/>
                                <w:spacing w:line="276" w:lineRule="auto"/>
                                <w:jc w:val="left"/>
                                <w:rPr>
                                  <w:sz w:val="20"/>
                                  <w:vertAlign w:val="subscript"/>
                                </w:rPr>
                              </w:pPr>
                              <m:oMathPara>
                                <m:oMath>
                                  <m:r>
                                    <m:rPr>
                                      <m:sty m:val="p"/>
                                    </m:rPr>
                                    <w:rPr>
                                      <w:rFonts w:ascii="Cambria Math" w:hAnsi="Cambria Math"/>
                                      <w:sz w:val="20"/>
                                    </w:rPr>
                                    <m:t>ΔP</m:t>
                                  </m:r>
                                </m:oMath>
                              </m:oMathPara>
                            </w:p>
                            <w:p w:rsidR="001E0B47" w:rsidRPr="005D4A8E" w:rsidRDefault="001E0B47" w:rsidP="0096405B">
                              <w:pPr>
                                <w:rPr>
                                  <w:color w:val="808080" w:themeColor="background1" w:themeShade="80"/>
                                </w:rPr>
                              </w:pPr>
                            </w:p>
                          </w:txbxContent>
                        </wps:txbx>
                        <wps:bodyPr rot="0" vert="horz" wrap="square" lIns="91440" tIns="45720" rIns="91440" bIns="45720" anchor="t" anchorCtr="0" upright="1">
                          <a:noAutofit/>
                        </wps:bodyPr>
                      </wps:wsp>
                      <wps:wsp>
                        <wps:cNvPr id="7189" name="Rectangle 6877"/>
                        <wps:cNvSpPr>
                          <a:spLocks noChangeArrowheads="1"/>
                        </wps:cNvSpPr>
                        <wps:spPr bwMode="auto">
                          <a:xfrm>
                            <a:off x="3293745" y="1805940"/>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F36741" w:rsidRDefault="001E0B47" w:rsidP="0096405B">
                              <w:pPr>
                                <w:pStyle w:val="Tekstnormalny"/>
                                <w:spacing w:line="276" w:lineRule="auto"/>
                                <w:jc w:val="left"/>
                                <w:rPr>
                                  <w:sz w:val="20"/>
                                  <w:vertAlign w:val="subscript"/>
                                </w:rPr>
                              </w:pPr>
                              <m:oMathPara>
                                <m:oMath>
                                  <m:sSub>
                                    <m:sSubPr>
                                      <m:ctrlPr>
                                        <w:rPr>
                                          <w:rFonts w:ascii="Cambria Math" w:hAnsi="Cambria Math"/>
                                          <w:sz w:val="20"/>
                                        </w:rPr>
                                      </m:ctrlPr>
                                    </m:sSubPr>
                                    <m:e>
                                      <m:r>
                                        <m:rPr>
                                          <m:sty m:val="p"/>
                                        </m:rPr>
                                        <w:rPr>
                                          <w:rFonts w:ascii="Cambria Math" w:hAnsi="Cambria Math"/>
                                          <w:sz w:val="20"/>
                                        </w:rPr>
                                        <m:t>C</m:t>
                                      </m:r>
                                    </m:e>
                                    <m:sub>
                                      <m:r>
                                        <m:rPr>
                                          <m:sty m:val="p"/>
                                        </m:rPr>
                                        <w:rPr>
                                          <w:rFonts w:ascii="Cambria Math" w:hAnsi="Cambria Math"/>
                                          <w:sz w:val="20"/>
                                        </w:rPr>
                                        <m:t>y</m:t>
                                      </m:r>
                                    </m:sub>
                                  </m:sSub>
                                </m:oMath>
                              </m:oMathPara>
                            </w:p>
                            <w:p w:rsidR="001E0B47" w:rsidRPr="005D4A8E" w:rsidRDefault="001E0B47" w:rsidP="0096405B">
                              <w:pPr>
                                <w:rPr>
                                  <w:color w:val="808080" w:themeColor="background1" w:themeShade="80"/>
                                </w:rPr>
                              </w:pPr>
                            </w:p>
                          </w:txbxContent>
                        </wps:txbx>
                        <wps:bodyPr rot="0" vert="horz" wrap="square" lIns="91440" tIns="45720" rIns="91440" bIns="45720" anchor="t" anchorCtr="0" upright="1">
                          <a:noAutofit/>
                        </wps:bodyPr>
                      </wps:wsp>
                      <wps:wsp>
                        <wps:cNvPr id="7190" name="AutoShape 6878"/>
                        <wps:cNvCnPr>
                          <a:cxnSpLocks noChangeShapeType="1"/>
                        </wps:cNvCnPr>
                        <wps:spPr bwMode="auto">
                          <a:xfrm>
                            <a:off x="3040380" y="2348865"/>
                            <a:ext cx="635" cy="325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91" name="AutoShape 6879"/>
                        <wps:cNvCnPr>
                          <a:cxnSpLocks noChangeShapeType="1"/>
                        </wps:cNvCnPr>
                        <wps:spPr bwMode="auto">
                          <a:xfrm>
                            <a:off x="3691890" y="1082040"/>
                            <a:ext cx="635" cy="325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92" name="AutoShape 6880"/>
                        <wps:cNvCnPr>
                          <a:cxnSpLocks noChangeShapeType="1"/>
                        </wps:cNvCnPr>
                        <wps:spPr bwMode="auto">
                          <a:xfrm flipH="1">
                            <a:off x="3040380" y="1329690"/>
                            <a:ext cx="647065" cy="127254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193" name="Arc 6881"/>
                        <wps:cNvSpPr>
                          <a:spLocks/>
                        </wps:cNvSpPr>
                        <wps:spPr bwMode="auto">
                          <a:xfrm flipH="1">
                            <a:off x="1809750" y="1601470"/>
                            <a:ext cx="941070" cy="276860"/>
                          </a:xfrm>
                          <a:custGeom>
                            <a:avLst/>
                            <a:gdLst>
                              <a:gd name="G0" fmla="+- 0 0 0"/>
                              <a:gd name="G1" fmla="+- 6832 0 0"/>
                              <a:gd name="G2" fmla="+- 21600 0 0"/>
                              <a:gd name="T0" fmla="*/ 20491 w 21600"/>
                              <a:gd name="T1" fmla="*/ 0 h 6832"/>
                              <a:gd name="T2" fmla="*/ 21600 w 21600"/>
                              <a:gd name="T3" fmla="*/ 6832 h 6832"/>
                              <a:gd name="T4" fmla="*/ 0 w 21600"/>
                              <a:gd name="T5" fmla="*/ 6832 h 6832"/>
                            </a:gdLst>
                            <a:ahLst/>
                            <a:cxnLst>
                              <a:cxn ang="0">
                                <a:pos x="T0" y="T1"/>
                              </a:cxn>
                              <a:cxn ang="0">
                                <a:pos x="T2" y="T3"/>
                              </a:cxn>
                              <a:cxn ang="0">
                                <a:pos x="T4" y="T5"/>
                              </a:cxn>
                            </a:cxnLst>
                            <a:rect l="0" t="0" r="r" b="b"/>
                            <a:pathLst>
                              <a:path w="21600" h="6832" fill="none" extrusionOk="0">
                                <a:moveTo>
                                  <a:pt x="20491" y="-1"/>
                                </a:moveTo>
                                <a:cubicBezTo>
                                  <a:pt x="21225" y="2202"/>
                                  <a:pt x="21600" y="4509"/>
                                  <a:pt x="21600" y="6832"/>
                                </a:cubicBezTo>
                              </a:path>
                              <a:path w="21600" h="6832" stroke="0" extrusionOk="0">
                                <a:moveTo>
                                  <a:pt x="20491" y="-1"/>
                                </a:moveTo>
                                <a:cubicBezTo>
                                  <a:pt x="21225" y="2202"/>
                                  <a:pt x="21600" y="4509"/>
                                  <a:pt x="21600" y="6832"/>
                                </a:cubicBezTo>
                                <a:lnTo>
                                  <a:pt x="0" y="683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4" name="Rectangle 6882"/>
                        <wps:cNvSpPr>
                          <a:spLocks noChangeArrowheads="1"/>
                        </wps:cNvSpPr>
                        <wps:spPr bwMode="auto">
                          <a:xfrm>
                            <a:off x="1773555" y="1624965"/>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F36741" w:rsidRDefault="001E0B47" w:rsidP="0096405B">
                              <w:pPr>
                                <w:pStyle w:val="Tekstnormalny"/>
                                <w:spacing w:line="276" w:lineRule="auto"/>
                                <w:jc w:val="left"/>
                                <w:rPr>
                                  <w:sz w:val="20"/>
                                  <w:vertAlign w:val="subscript"/>
                                </w:rPr>
                              </w:pPr>
                              <m:oMathPara>
                                <m:oMath>
                                  <m:r>
                                    <m:rPr>
                                      <m:sty m:val="p"/>
                                    </m:rPr>
                                    <w:rPr>
                                      <w:rFonts w:ascii="Cambria Math" w:hAnsi="Cambria Math"/>
                                      <w:sz w:val="20"/>
                                    </w:rPr>
                                    <m:t>Δ</m:t>
                                  </m:r>
                                  <m:sSub>
                                    <m:sSubPr>
                                      <m:ctrlPr>
                                        <w:rPr>
                                          <w:rFonts w:ascii="Cambria Math" w:hAnsi="Cambria Math"/>
                                          <w:sz w:val="20"/>
                                        </w:rPr>
                                      </m:ctrlPr>
                                    </m:sSubPr>
                                    <m:e>
                                      <m:r>
                                        <m:rPr>
                                          <m:sty m:val="p"/>
                                        </m:rPr>
                                        <w:rPr>
                                          <w:rFonts w:ascii="Cambria Math" w:hAnsi="Cambria Math"/>
                                          <w:sz w:val="20"/>
                                        </w:rPr>
                                        <m:t>ϕ</m:t>
                                      </m:r>
                                    </m:e>
                                    <m:sub>
                                      <m:r>
                                        <m:rPr>
                                          <m:sty m:val="p"/>
                                        </m:rPr>
                                        <w:rPr>
                                          <w:rFonts w:ascii="Cambria Math" w:hAnsi="Cambria Math"/>
                                          <w:sz w:val="20"/>
                                        </w:rPr>
                                        <m:t>Py</m:t>
                                      </m:r>
                                    </m:sub>
                                  </m:sSub>
                                </m:oMath>
                              </m:oMathPara>
                            </w:p>
                            <w:p w:rsidR="001E0B47" w:rsidRPr="005D4A8E" w:rsidRDefault="001E0B47" w:rsidP="0096405B">
                              <w:pPr>
                                <w:rPr>
                                  <w:color w:val="808080" w:themeColor="background1" w:themeShade="80"/>
                                </w:rPr>
                              </w:pPr>
                            </w:p>
                          </w:txbxContent>
                        </wps:txbx>
                        <wps:bodyPr rot="0" vert="horz" wrap="square" lIns="91440" tIns="45720" rIns="91440" bIns="45720" anchor="t" anchorCtr="0" upright="1">
                          <a:noAutofit/>
                        </wps:bodyPr>
                      </wps:wsp>
                      <wps:wsp>
                        <wps:cNvPr id="7195" name="AutoShape 6883"/>
                        <wps:cNvCnPr>
                          <a:cxnSpLocks noChangeShapeType="1"/>
                        </wps:cNvCnPr>
                        <wps:spPr bwMode="auto">
                          <a:xfrm flipV="1">
                            <a:off x="108585" y="2192655"/>
                            <a:ext cx="227330" cy="405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6" name="Rectangle 6884"/>
                        <wps:cNvSpPr>
                          <a:spLocks noChangeArrowheads="1"/>
                        </wps:cNvSpPr>
                        <wps:spPr bwMode="auto">
                          <a:xfrm>
                            <a:off x="486410" y="236918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96405B">
                              <w:pPr>
                                <w:pStyle w:val="Tekstnormalny"/>
                                <w:spacing w:line="276" w:lineRule="auto"/>
                                <w:jc w:val="left"/>
                                <w:rPr>
                                  <w:sz w:val="20"/>
                                </w:rPr>
                              </w:pPr>
                              <w:r>
                                <w:rPr>
                                  <w:sz w:val="20"/>
                                </w:rPr>
                                <w:t>x</w:t>
                              </w:r>
                            </w:p>
                            <w:p w:rsidR="001E0B47" w:rsidRPr="005D4A8E" w:rsidRDefault="001E0B47" w:rsidP="0096405B">
                              <w:pPr>
                                <w:rPr>
                                  <w:color w:val="808080" w:themeColor="background1" w:themeShade="80"/>
                                </w:rPr>
                              </w:pPr>
                            </w:p>
                          </w:txbxContent>
                        </wps:txbx>
                        <wps:bodyPr rot="0" vert="horz" wrap="square" lIns="91440" tIns="45720" rIns="91440" bIns="45720" anchor="t" anchorCtr="0" upright="1">
                          <a:noAutofit/>
                        </wps:bodyPr>
                      </wps:wsp>
                      <wps:wsp>
                        <wps:cNvPr id="7197" name="AutoShape 6885"/>
                        <wps:cNvCnPr>
                          <a:cxnSpLocks noChangeShapeType="1"/>
                        </wps:cNvCnPr>
                        <wps:spPr bwMode="auto">
                          <a:xfrm flipV="1">
                            <a:off x="108585" y="2086610"/>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8" name="AutoShape 6886"/>
                        <wps:cNvCnPr>
                          <a:cxnSpLocks noChangeShapeType="1"/>
                        </wps:cNvCnPr>
                        <wps:spPr bwMode="auto">
                          <a:xfrm>
                            <a:off x="108585" y="2590800"/>
                            <a:ext cx="539750"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9" name="Rectangle 6887"/>
                        <wps:cNvSpPr>
                          <a:spLocks noChangeArrowheads="1"/>
                        </wps:cNvSpPr>
                        <wps:spPr bwMode="auto">
                          <a:xfrm>
                            <a:off x="52070" y="195072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96405B">
                              <w:pPr>
                                <w:pStyle w:val="Tekstnormalny"/>
                                <w:spacing w:line="276" w:lineRule="auto"/>
                                <w:jc w:val="left"/>
                                <w:rPr>
                                  <w:sz w:val="20"/>
                                </w:rPr>
                              </w:pPr>
                              <w:r>
                                <w:rPr>
                                  <w:sz w:val="20"/>
                                </w:rPr>
                                <w:t>z</w:t>
                              </w:r>
                            </w:p>
                            <w:p w:rsidR="001E0B47" w:rsidRPr="005D4A8E" w:rsidRDefault="001E0B47" w:rsidP="0096405B">
                              <w:pPr>
                                <w:rPr>
                                  <w:color w:val="808080" w:themeColor="background1" w:themeShade="80"/>
                                </w:rPr>
                              </w:pPr>
                            </w:p>
                          </w:txbxContent>
                        </wps:txbx>
                        <wps:bodyPr rot="0" vert="horz" wrap="square" lIns="91440" tIns="45720" rIns="91440" bIns="45720" anchor="t" anchorCtr="0" upright="1">
                          <a:noAutofit/>
                        </wps:bodyPr>
                      </wps:wsp>
                      <wps:wsp>
                        <wps:cNvPr id="7200" name="Rectangle 6888"/>
                        <wps:cNvSpPr>
                          <a:spLocks noChangeArrowheads="1"/>
                        </wps:cNvSpPr>
                        <wps:spPr bwMode="auto">
                          <a:xfrm>
                            <a:off x="269240" y="207962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96405B">
                              <w:pPr>
                                <w:pStyle w:val="Tekstnormalny"/>
                                <w:spacing w:line="276" w:lineRule="auto"/>
                                <w:jc w:val="left"/>
                                <w:rPr>
                                  <w:sz w:val="20"/>
                                </w:rPr>
                              </w:pPr>
                              <w:r>
                                <w:rPr>
                                  <w:sz w:val="20"/>
                                </w:rPr>
                                <w:t>y</w:t>
                              </w:r>
                            </w:p>
                            <w:p w:rsidR="001E0B47" w:rsidRPr="005D4A8E" w:rsidRDefault="001E0B47" w:rsidP="0096405B">
                              <w:pPr>
                                <w:rPr>
                                  <w:color w:val="808080" w:themeColor="background1" w:themeShade="80"/>
                                </w:rPr>
                              </w:pPr>
                            </w:p>
                          </w:txbxContent>
                        </wps:txbx>
                        <wps:bodyPr rot="0" vert="horz" wrap="square" lIns="91440" tIns="45720" rIns="91440" bIns="45720" anchor="t" anchorCtr="0" upright="1">
                          <a:noAutofit/>
                        </wps:bodyPr>
                      </wps:wsp>
                      <wps:wsp>
                        <wps:cNvPr id="7201" name="Rectangle 6889"/>
                        <wps:cNvSpPr>
                          <a:spLocks noChangeArrowheads="1"/>
                        </wps:cNvSpPr>
                        <wps:spPr bwMode="auto">
                          <a:xfrm>
                            <a:off x="3655695" y="358140"/>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F36741" w:rsidRDefault="001E0B47" w:rsidP="0096405B">
                              <w:pPr>
                                <w:pStyle w:val="Tekstnormalny"/>
                                <w:spacing w:line="276" w:lineRule="auto"/>
                                <w:jc w:val="left"/>
                                <w:rPr>
                                  <w:sz w:val="20"/>
                                  <w:vertAlign w:val="subscript"/>
                                </w:rPr>
                              </w:pPr>
                              <m:oMathPara>
                                <m:oMath>
                                  <m:r>
                                    <m:rPr>
                                      <m:sty m:val="p"/>
                                    </m:rPr>
                                    <w:rPr>
                                      <w:rFonts w:ascii="Cambria Math" w:hAnsi="Cambria Math"/>
                                      <w:sz w:val="20"/>
                                    </w:rPr>
                                    <m:t>Δ</m:t>
                                  </m:r>
                                  <m:sSub>
                                    <m:sSubPr>
                                      <m:ctrlPr>
                                        <w:rPr>
                                          <w:rFonts w:ascii="Cambria Math" w:hAnsi="Cambria Math"/>
                                          <w:sz w:val="20"/>
                                        </w:rPr>
                                      </m:ctrlPr>
                                    </m:sSubPr>
                                    <m:e>
                                      <m:r>
                                        <m:rPr>
                                          <m:sty m:val="p"/>
                                        </m:rPr>
                                        <w:rPr>
                                          <w:rFonts w:ascii="Cambria Math" w:hAnsi="Cambria Math"/>
                                          <w:sz w:val="20"/>
                                        </w:rPr>
                                        <m:t>ϕ</m:t>
                                      </m:r>
                                    </m:e>
                                    <m:sub>
                                      <m:r>
                                        <m:rPr>
                                          <m:sty m:val="p"/>
                                        </m:rPr>
                                        <w:rPr>
                                          <w:rFonts w:ascii="Cambria Math" w:hAnsi="Cambria Math"/>
                                          <w:sz w:val="20"/>
                                        </w:rPr>
                                        <m:t>Px</m:t>
                                      </m:r>
                                    </m:sub>
                                  </m:sSub>
                                </m:oMath>
                              </m:oMathPara>
                            </w:p>
                            <w:p w:rsidR="001E0B47" w:rsidRPr="005D4A8E" w:rsidRDefault="001E0B47" w:rsidP="0096405B">
                              <w:pPr>
                                <w:rPr>
                                  <w:color w:val="808080" w:themeColor="background1" w:themeShade="80"/>
                                </w:rPr>
                              </w:pPr>
                            </w:p>
                          </w:txbxContent>
                        </wps:txbx>
                        <wps:bodyPr rot="0" vert="horz" wrap="square" lIns="91440" tIns="45720" rIns="91440" bIns="45720" anchor="t" anchorCtr="0" upright="1">
                          <a:noAutofit/>
                        </wps:bodyPr>
                      </wps:wsp>
                      <wps:wsp>
                        <wps:cNvPr id="7202" name="Arc 6890"/>
                        <wps:cNvSpPr>
                          <a:spLocks/>
                        </wps:cNvSpPr>
                        <wps:spPr bwMode="auto">
                          <a:xfrm>
                            <a:off x="3040380" y="365760"/>
                            <a:ext cx="615315" cy="314960"/>
                          </a:xfrm>
                          <a:custGeom>
                            <a:avLst/>
                            <a:gdLst>
                              <a:gd name="G0" fmla="+- 0 0 0"/>
                              <a:gd name="G1" fmla="+- 7556 0 0"/>
                              <a:gd name="G2" fmla="+- 21600 0 0"/>
                              <a:gd name="T0" fmla="*/ 20235 w 21600"/>
                              <a:gd name="T1" fmla="*/ 0 h 7776"/>
                              <a:gd name="T2" fmla="*/ 21599 w 21600"/>
                              <a:gd name="T3" fmla="*/ 7776 h 7776"/>
                              <a:gd name="T4" fmla="*/ 0 w 21600"/>
                              <a:gd name="T5" fmla="*/ 7556 h 7776"/>
                            </a:gdLst>
                            <a:ahLst/>
                            <a:cxnLst>
                              <a:cxn ang="0">
                                <a:pos x="T0" y="T1"/>
                              </a:cxn>
                              <a:cxn ang="0">
                                <a:pos x="T2" y="T3"/>
                              </a:cxn>
                              <a:cxn ang="0">
                                <a:pos x="T4" y="T5"/>
                              </a:cxn>
                            </a:cxnLst>
                            <a:rect l="0" t="0" r="r" b="b"/>
                            <a:pathLst>
                              <a:path w="21600" h="7776" fill="none" extrusionOk="0">
                                <a:moveTo>
                                  <a:pt x="20235" y="-1"/>
                                </a:moveTo>
                                <a:cubicBezTo>
                                  <a:pt x="21137" y="2416"/>
                                  <a:pt x="21600" y="4976"/>
                                  <a:pt x="21600" y="7556"/>
                                </a:cubicBezTo>
                                <a:cubicBezTo>
                                  <a:pt x="21600" y="7629"/>
                                  <a:pt x="21599" y="7702"/>
                                  <a:pt x="21598" y="7775"/>
                                </a:cubicBezTo>
                              </a:path>
                              <a:path w="21600" h="7776" stroke="0" extrusionOk="0">
                                <a:moveTo>
                                  <a:pt x="20235" y="-1"/>
                                </a:moveTo>
                                <a:cubicBezTo>
                                  <a:pt x="21137" y="2416"/>
                                  <a:pt x="21600" y="4976"/>
                                  <a:pt x="21600" y="7556"/>
                                </a:cubicBezTo>
                                <a:cubicBezTo>
                                  <a:pt x="21600" y="7629"/>
                                  <a:pt x="21599" y="7702"/>
                                  <a:pt x="21598" y="7775"/>
                                </a:cubicBezTo>
                                <a:lnTo>
                                  <a:pt x="0" y="755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Kanwa 6853" o:spid="_x0000_s1026" editas="canvas" style="width:330.6pt;height:213.45pt;mso-position-horizontal-relative:char;mso-position-vertical-relative:line" coordsize="41986,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986;height:27108;visibility:visible;mso-wrap-style:square">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855" o:spid="_x0000_s1028" type="#_x0000_t7" style="position:absolute;left:10858;top:1409;width:26060;height:1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Qy8YA&#10;AADdAAAADwAAAGRycy9kb3ducmV2LnhtbESPUWvCQBCE34X+h2MF3/SiFhuip5SAIAgFtVD6tubW&#10;JCS3F3Onxv76niD4OMzONzuLVWdqcaXWlZYVjEcRCOLM6pJzBd+H9TAG4TyyxtoyKbiTg9XyrbfA&#10;RNsb7+i697kIEHYJKii8bxIpXVaQQTeyDXHwTrY16INsc6lbvAW4qeUkimbSYMmhocCG0oKyan8x&#10;4Y2jy7Z4OFZff7vzb/UTp+9rTpUa9LvPOQhPnX8dP9MbrWD2EU/hsSYg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GQy8YAAADdAAAADwAAAAAAAAAAAAAAAACYAgAAZHJz&#10;L2Rvd25yZXYueG1sUEsFBgAAAAAEAAQA9QAAAIsDAAAAAA==&#10;" filled="f">
                  <v:stroke dashstyle="dash"/>
                </v:shape>
                <v:shapetype id="_x0000_t32" coordsize="21600,21600" o:spt="32" o:oned="t" path="m,l21600,21600e" filled="f">
                  <v:path arrowok="t" fillok="f" o:connecttype="none"/>
                  <o:lock v:ext="edit" shapetype="t"/>
                </v:shapetype>
                <v:shape id="AutoShape 6856" o:spid="_x0000_s1029" type="#_x0000_t32" style="position:absolute;left:10826;top:14077;width:32;height:47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3i/cQAAADdAAAADwAAAGRycy9kb3ducmV2LnhtbERPy2oCMRTdF/yHcAvdFM1MoVZGo4yC&#10;UAsufHR/O7lOQic34yTq+PdmUejycN6zRe8acaUuWM8K8lEGgrjy2nKt4HhYDycgQkTW2HgmBXcK&#10;sJgPnmZYaH/jHV33sRYphEOBCkyMbSFlqAw5DCPfEifu5DuHMcGulrrDWwp3jXzLsrF0aDk1GGxp&#10;Zaj63V+cgu0mX5Y/xm6+dme7fV+XzaV+/Vbq5bkvpyAi9fFf/Of+1Ao+8nGam96k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veL9xAAAAN0AAAAPAAAAAAAAAAAA&#10;AAAAAKECAABkcnMvZG93bnJldi54bWxQSwUGAAAAAAQABAD5AAAAkgMAAAAA&#10;"/>
                <v:shape id="AutoShape 6857" o:spid="_x0000_s1030" type="#_x0000_t32" style="position:absolute;left:30403;top:14077;width:32;height:47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FHZscAAADdAAAADwAAAGRycy9kb3ducmV2LnhtbESPQWsCMRSE74X+h/CEXopmt1CrW6Ns&#10;C0IteNDq/bl53QQ3L9tN1PXfN0Khx2FmvmFmi9414kxdsJ4V5KMMBHHlteVawe5rOZyACBFZY+OZ&#10;FFwpwGJ+fzfDQvsLb+i8jbVIEA4FKjAxtoWUoTLkMIx8S5y8b985jEl2tdQdXhLcNfIpy8bSoeW0&#10;YLCld0PVcXtyCtar/K08GLv63PzY9fOybE71416ph0FfvoKI1Mf/8F/7Qyt4ycdT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8UdmxwAAAN0AAAAPAAAAAAAA&#10;AAAAAAAAAKECAABkcnMvZG93bnJldi54bWxQSwUGAAAAAAQABAD5AAAAlQMAAAAA&#10;"/>
                <v:shape id="AutoShape 6858" o:spid="_x0000_s1031" type="#_x0000_t32" style="position:absolute;left:36918;top:1409;width:32;height:47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J4JsMAAADdAAAADwAAAGRycy9kb3ducmV2LnhtbERPz2vCMBS+D/wfwhN2GZpW2BzVKFUQ&#10;5sCDOu/P5q0Ja15qE7X775fDwOPH93u+7F0jbtQF61lBPs5AEFdeW64VfB03o3cQISJrbDyTgl8K&#10;sFwMnuZYaH/nPd0OsRYphEOBCkyMbSFlqAw5DGPfEifu23cOY4JdLXWH9xTuGjnJsjfp0HJqMNjS&#10;2lD1c7g6BbttvirPxm4/9xe7e92UzbV+OSn1POzLGYhIfXyI/90fWsE0n6b96U1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SeCbDAAAA3QAAAA8AAAAAAAAAAAAA&#10;AAAAoQIAAGRycy9kb3ducmV2LnhtbFBLBQYAAAAABAAEAPkAAACRAwAAAAA=&#10;"/>
                <v:shape id="AutoShape 6859" o:spid="_x0000_s1032" type="#_x0000_t32" style="position:absolute;left:10858;top:14160;width:19545;height:4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7dvccAAADdAAAADwAAAGRycy9kb3ducmV2LnhtbESPT2sCMRTE70K/Q3iFXkSzW2iV1Sjb&#10;glALHvx3f25eN6Gbl+0m6vbbNwXB4zAzv2Hmy9414kJdsJ4V5OMMBHHlteVawWG/Gk1BhIissfFM&#10;Cn4pwHLxMJhjof2Vt3TZxVokCIcCFZgY20LKUBlyGMa+JU7el+8cxiS7WuoOrwnuGvmcZa/SoeW0&#10;YLCld0PV9+7sFGzW+Vt5Mnb9uf2xm5dV2Zzr4VGpp8e+nIGI1Md7+Nb+0Aom+SSH/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Xt29xwAAAN0AAAAPAAAAAAAA&#10;AAAAAAAAAKECAABkcnMvZG93bnJldi54bWxQSwUGAAAAAAQABAD5AAAAlQMAAAAA&#10;"/>
                <v:shape id="AutoShape 6860" o:spid="_x0000_s1033" type="#_x0000_t32" style="position:absolute;left:30403;top:1409;width:6515;height:173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Vd8UAAADdAAAADwAAAGRycy9kb3ducmV2LnhtbESPQYvCMBSE74L/ITzBi2haD6tUoyyC&#10;IB4WVnvw+EiebdnmpSaxdv/9ZmFhj8PMfMNs94NtRU8+NI4V5IsMBLF2puFKQXk9ztcgQkQ22Dom&#10;Bd8UYL8bj7ZYGPfiT+ovsRIJwqFABXWMXSFl0DVZDAvXESfv7rzFmKSvpPH4SnDbymWWvUmLDaeF&#10;Gjs61KS/Lk+roDmXH2U/e0Sv1+f85vNwvbVaqelkeN+AiDTE//Bf+2QUrPLV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Vd8UAAADdAAAADwAAAAAAAAAA&#10;AAAAAAChAgAAZHJzL2Rvd25yZXYueG1sUEsFBgAAAAAEAAQA+QAAAJMDAAAAAA==&#10;"/>
                <v:shape id="AutoShape 6861" o:spid="_x0000_s1034" type="#_x0000_t32" style="position:absolute;left:10858;top:18783;width:195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DsZscAAADdAAAADwAAAGRycy9kb3ducmV2LnhtbESP3WoCMRSE7wu+QzgFb0rNqlRlaxQp&#10;FJRS/KnQ28PmdLPs5iRs4rrt0zeFgpfDzHzDLNe9bURHbagcKxiPMhDEhdMVlwrOH6+PCxAhImts&#10;HJOCbwqwXg3ulphrd+UjdadYigThkKMCE6PPpQyFIYth5Dxx8r5cazEm2ZZSt3hNcNvISZbNpMWK&#10;04JBTy+Givp0sQrqrt4fD0/BP1x+aPbmzftu+qmVGt73m2cQkfp4C/+3t1rBfDyfwt+b9ATk6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IOxmxwAAAN0AAAAPAAAAAAAA&#10;AAAAAAAAAKECAABkcnMvZG93bnJldi54bWxQSwUGAAAAAAQABAD5AAAAlQMAAAAA&#10;">
                  <v:stroke dashstyle="dash"/>
                </v:shape>
                <v:shape id="AutoShape 6862" o:spid="_x0000_s1035" type="#_x0000_t32" style="position:absolute;left:30403;top:6102;width:6515;height:126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axMccAAADdAAAADwAAAGRycy9kb3ducmV2LnhtbESPW2sCMRSE3wv9D+EIfatZbVHZGkWF&#10;UosgeEH6eNicvdjNyZqk7vbfNwXBx2FmvmGm887U4krOV5YVDPoJCOLM6ooLBcfD+/MEhA/IGmvL&#10;pOCXPMxnjw9TTLVteUfXfShEhLBPUUEZQpNK6bOSDPq+bYijl1tnMETpCqkdthFuajlMkpE0WHFc&#10;KLGhVUnZ9/7HKPjwu8vJ5cv2c7vINufVy7pd5l9KPfW6xRuIQF24h2/ttVYwHoxf4f9NfAJy9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NrExxwAAAN0AAAAPAAAAAAAA&#10;AAAAAAAAAKECAABkcnMvZG93bnJldi54bWxQSwUGAAAAAAQABAD5AAAAlQMAAAAA&#10;">
                  <v:stroke dashstyle="dash"/>
                </v:shape>
                <v:shape id="AutoShape 6863" o:spid="_x0000_s1036" type="#_x0000_t32" style="position:absolute;left:10858;top:18783;width:32;height:4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XbvsYAAADdAAAADwAAAGRycy9kb3ducmV2LnhtbESPQWsCMRSE7wX/Q3gFL0WzK1hla5S1&#10;IKjgQdveXzevm9DNy3YTdf33plDocZiZb5jFqneNuFAXrGcF+TgDQVx5bblW8P62Gc1BhIissfFM&#10;Cm4UYLUcPCyw0P7KR7qcYi0ShEOBCkyMbSFlqAw5DGPfEifvy3cOY5JdLXWH1wR3jZxk2bN0aDkt&#10;GGzp1VD1fTo7BYddvi4/jd3tjz/2MN2Uzbl++lBq+NiXLyAi9fE//NfeagWzfDaF3zfpCc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l277GAAAA3QAAAA8AAAAAAAAA&#10;AAAAAAAAoQIAAGRycy9kb3ducmV2LnhtbFBLBQYAAAAABAAEAPkAAACUAwAAAAA=&#10;"/>
                <v:shape id="AutoShape 6864" o:spid="_x0000_s1037" type="#_x0000_t32" style="position:absolute;left:30403;top:18783;width:32;height:4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dFycYAAADdAAAADwAAAGRycy9kb3ducmV2LnhtbESPQWsCMRSE70L/Q3iFXkSzW6jKapSt&#10;INSCB229PzfPTejmZd1E3f77plDocZiZb5jFqneNuFEXrGcF+TgDQVx5bblW8PmxGc1AhIissfFM&#10;Cr4pwGr5MFhgof2d93Q7xFokCIcCFZgY20LKUBlyGMa+JU7e2XcOY5JdLXWH9wR3jXzOsol0aDkt&#10;GGxpbaj6Olydgt02fy1Pxm7f9xe7e9mUzbUeHpV6euzLOYhIffwP/7XftIJpPp3A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3RcnGAAAA3QAAAA8AAAAAAAAA&#10;AAAAAAAAoQIAAGRycy9kb3ducmV2LnhtbFBLBQYAAAAABAAEAPkAAACUAwAAAAA=&#10;"/>
                <v:shape id="AutoShape 6865" o:spid="_x0000_s1038" type="#_x0000_t32" style="position:absolute;left:36918;top:6115;width:32;height:4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gUscAAADdAAAADwAAAGRycy9kb3ducmV2LnhtbESPQWsCMRSE74X+h/AKXkrNbsFu2Rpl&#10;LQha8KC299fN6yZ087Juoq7/vikIHoeZ+YaZzgfXihP1wXpWkI8zEMS115YbBZ/75dMriBCRNbae&#10;ScGFAsxn93dTLLU/85ZOu9iIBOFQogITY1dKGWpDDsPYd8TJ+/G9w5hk30jd4znBXSufs+xFOrSc&#10;Fgx29G6o/t0dnYLNOl9U38auP7YHu5ksq/bYPH4pNXoYqjcQkYZ4C1/bK62gyIsC/t+kJ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BSxwAAAN0AAAAPAAAAAAAA&#10;AAAAAAAAAKECAABkcnMvZG93bnJldi54bWxQSwUGAAAAAAQABAD5AAAAlQMAAAAA&#10;"/>
                <v:shape id="AutoShape 6866" o:spid="_x0000_s1039" type="#_x0000_t32" style="position:absolute;left:30403;top:10820;width:6515;height:126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aincIAAADdAAAADwAAAGRycy9kb3ducmV2LnhtbERPTYvCMBC9L/gfwgheFk3rYZVqFBEW&#10;xIOw2oPHIRnbYjOpSbbWf28OC3t8vO/1drCt6MmHxrGCfJaBINbONFwpKC/f0yWIEJENto5JwYsC&#10;bDejjzUWxj35h/pzrEQK4VCggjrGrpAy6JoshpnriBN3c95iTNBX0nh8pnDbynmWfUmLDaeGGjva&#10;16Tv51+roDmWp7L/fESvl8f86vNwubZaqcl42K1ARBriv/jPfTAKFvkizU1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aincIAAADdAAAADwAAAAAAAAAAAAAA&#10;AAChAgAAZHJzL2Rvd25yZXYueG1sUEsFBgAAAAAEAAQA+QAAAJADAAAAAA==&#10;"/>
                <v:shape id="AutoShape 6867" o:spid="_x0000_s1040" type="#_x0000_t32" style="position:absolute;left:10858;top:23488;width:1954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jRu8cAAADdAAAADwAAAGRycy9kb3ducmV2LnhtbESPQWsCMRSE74X+h/AKXopmV2itW6Ns&#10;BUELHrR6f908N8HNy3YTdfvvm0Khx2FmvmFmi9414kpdsJ4V5KMMBHHlteVaweFjNXwBESKyxsYz&#10;KfimAIv5/d0MC+1vvKPrPtYiQTgUqMDE2BZShsqQwzDyLXHyTr5zGJPsaqk7vCW4a+Q4y56lQ8tp&#10;wWBLS0PVeX9xCrab/K38NHbzvvuy26dV2Vzqx6NSg4e+fAURqY//4b/2WiuY5JMp/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KNG7xwAAAN0AAAAPAAAAAAAA&#10;AAAAAAAAAKECAABkcnMvZG93bnJldi54bWxQSwUGAAAAAAQABAD5AAAAlQMAAAAA&#10;"/>
                <v:shape id="AutoShape 6868" o:spid="_x0000_s1041" type="#_x0000_t32" style="position:absolute;left:10858;top:1409;width:6515;height:126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XevMIAAADdAAAADwAAAGRycy9kb3ducmV2LnhtbERPz2vCMBS+C/4P4QleZKb1MEtnFBkM&#10;xMNg2oPHR/Jsi81LTWLt/vvlMPD48f3e7EbbiYF8aB0ryJcZCGLtTMu1gur89VaACBHZYOeYFPxS&#10;gN12OtlgadyTf2g4xVqkEA4lKmhi7Espg27IYli6njhxV+ctxgR9LY3HZwq3nVxl2bu02HJqaLCn&#10;z4b07fSwCtpj9V0Ni3v0ujjmF5+H86XTSs1n4/4DRKQxvsT/7oNRsM6LtD+9SU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bXevMIAAADdAAAADwAAAAAAAAAAAAAA&#10;AAChAgAAZHJzL2Rvd25yZXYueG1sUEsFBgAAAAAEAAQA+QAAAJADAAAAAA==&#10;"/>
                <v:shape id="AutoShape 6869" o:spid="_x0000_s1042" type="#_x0000_t32" style="position:absolute;left:17373;top:1409;width:1954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msYAAADdAAAADwAAAGRycy9kb3ducmV2LnhtbESPQWsCMRSE74X+h/AKXopmV7CV1Sjb&#10;gqAFD1q9PzfPTejmZbuJuv33TaHgcZiZb5j5sneNuFIXrGcF+SgDQVx5bblWcPhcDacgQkTW2Hgm&#10;BT8UYLl4fJhjof2Nd3Tdx1okCIcCFZgY20LKUBlyGEa+JU7e2XcOY5JdLXWHtwR3jRxn2Yt0aDkt&#10;GGzp3VD1tb84BdtN/laejN187L7tdrIqm0v9fFRq8NSXMxCR+ngP/7fXWsFr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LrZrGAAAA3QAAAA8AAAAAAAAA&#10;AAAAAAAAoQIAAGRycy9kb3ducmV2LnhtbFBLBQYAAAAABAAEAPkAAACUAwAAAAA=&#10;"/>
                <v:shape id="AutoShape 6870" o:spid="_x0000_s1043" type="#_x0000_t32" style="position:absolute;left:9048;top:14077;width:7;height:47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0xIccAAADdAAAADwAAAGRycy9kb3ducmV2LnhtbESP3WrCQBSE7wu+w3IKvaubCLYhupEi&#10;LRaKSmNzf8ie/GD2bMhuNfXpXaHg5TAz3zDL1Wg6caLBtZYVxNMIBHFpdcu1gp/Dx3MCwnlkjZ1l&#10;UvBHDlbZ5GGJqbZn/qZT7msRIOxSVNB436dSurIhg25qe+LgVXYw6IMcaqkHPAe46eQsil6kwZbD&#10;QoM9rRsqj/mvUXDZbuiwxeqyf8+L3dd8E893RaHU0+P4tgDhafT38H/7Uyt4jZMZ3N6EJyC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jTEhxwAAAN0AAAAPAAAAAAAA&#10;AAAAAAAAAKECAABkcnMvZG93bnJldi54bWxQSwUGAAAAAAQABAD5AAAAlQMAAAAA&#10;">
                  <v:stroke startarrow="block" endarrow="block"/>
                </v:shape>
                <v:shape id="AutoShape 6871" o:spid="_x0000_s1044" type="#_x0000_t32" style="position:absolute;left:8324;top:14077;width:253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WWdscAAADdAAAADwAAAGRycy9kb3ducmV2LnhtbESPQUvDQBSE74L/YXmCF7GbKGqJ2ZYo&#10;FKzQQ2N7f2af2cXs25jdtPHfu0Khx2FmvmHK5eQ6caAhWM8K8lkGgrjx2nKrYPexup2DCBFZY+eZ&#10;FPxSgOXi8qLEQvsjb+lQx1YkCIcCFZgY+0LK0BhyGGa+J07elx8cxiSHVuoBjwnuOnmXZY/SoeW0&#10;YLCnV0PNdz06BZt1/lJ9Grt+3/7YzcOq6sb2Zq/U9dVUPYOINMVz+NR+0wqe8vk9/L9JT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FZZ2xwAAAN0AAAAPAAAAAAAA&#10;AAAAAAAAAKECAABkcnMvZG93bnJldi54bWxQSwUGAAAAAAQABAD5AAAAlQMAAAAA&#10;"/>
                <v:shape id="AutoShape 6872" o:spid="_x0000_s1045" type="#_x0000_t32" style="position:absolute;left:8324;top:18783;width:253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OAscAAADdAAAADwAAAGRycy9kb3ducmV2LnhtbESPT0vDQBTE74LfYXmCF7GbiH9KzLZE&#10;oWCFHhrb+zP7zC5m38bspo3f3hUKPQ4z8xumXE6uEwcagvWsIJ9lIIgbry23CnYfq9s5iBCRNXae&#10;ScEvBVguLi9KLLQ/8pYOdWxFgnAoUIGJsS+kDI0hh2Hme+LkffnBYUxyaKUe8JjgrpN3WfYoHVpO&#10;CwZ7ejXUfNejU7BZ5y/Vp7Hr9+2P3Tysqm5sb/ZKXV9N1TOISFM8h0/tN63gKZ/fw/+b9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4CxwAAAN0AAAAPAAAAAAAA&#10;AAAAAAAAAKECAABkcnMvZG93bnJldi54bWxQSwUGAAAAAAQABAD5AAAAlQMAAAAA&#10;"/>
                <v:shape id="AutoShape 6873" o:spid="_x0000_s1046" type="#_x0000_t32" style="position:absolute;left:10858;top:23488;width:6;height:3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CrmccAAADdAAAADwAAAGRycy9kb3ducmV2LnhtbESPT2sCMRTE74V+h/AKXopmV7CV1Shb&#10;QdCCB//dn5vXTejmZbuJuv32TaHQ4zAzv2Hmy9414kZdsJ4V5KMMBHHlteVawem4Hk5BhIissfFM&#10;Cr4pwHLx+DDHQvs77+l2iLVIEA4FKjAxtoWUoTLkMIx8S5y8D985jEl2tdQd3hPcNXKcZS/SoeW0&#10;YLCllaHq83B1Cnbb/K28GLt933/Z3WRdNtf6+azU4KkvZyAi9fE//NfeaAWv+XQ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sKuZxwAAAN0AAAAPAAAAAAAA&#10;AAAAAAAAAKECAABkcnMvZG93bnJldi54bWxQSwUGAAAAAAQABAD5AAAAlQMAAAAA&#10;"/>
                <v:shape id="AutoShape 6874" o:spid="_x0000_s1047" type="#_x0000_t32" style="position:absolute;left:10858;top:26022;width:1954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3IsYAAADdAAAADwAAAGRycy9kb3ducmV2LnhtbESP3WrCQBSE7wu+w3KE3tVNCv4QXUWk&#10;YqFoMZr7Q/aYBLNnQ3bV1Kd3BaGXw8x8w8wWnanFlVpXWVYQDyIQxLnVFRcKjof1xwSE88gaa8uk&#10;4I8cLOa9txkm2t54T9fUFyJA2CWooPS+SaR0eUkG3cA2xME72dagD7ItpG7xFuCmlp9RNJIGKw4L&#10;JTa0Kik/pxej4L7d0GGLp/vvV5rtfoabeLjLMqXe+91yCsJT5//Dr/a3VjCOJyN4vglPQM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2NyLGAAAA3QAAAA8AAAAAAAAA&#10;AAAAAAAAoQIAAGRycy9kb3ducmV2LnhtbFBLBQYAAAAABAAEAPkAAACUAwAAAAA=&#10;">
                  <v:stroke startarrow="block" endarrow="block"/>
                </v:shape>
                <v:rect id="Rectangle 6875" o:spid="_x0000_s1048" style="position:absolute;left:19183;top:23850;width:398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Rz8YA&#10;AADdAAAADwAAAGRycy9kb3ducmV2LnhtbESPT2vCQBTE7wW/w/IEL0U3eqgSXUUEaZCCNP45P7LP&#10;JJh9G7PbJH77bqHgcZiZ3zCrTW8q0VLjSssKppMIBHFmdcm5gvNpP16AcB5ZY2WZFDzJwWY9eFth&#10;rG3H39SmPhcBwi5GBYX3dSylywoy6Ca2Jg7ezTYGfZBNLnWDXYCbSs6i6EMaLDksFFjTrqDsnv4Y&#10;BV12bK+nr095fL8mlh/JY5deDkqNhv12CcJT71/h/3aiFcyniz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GRz8YAAADdAAAADwAAAAAAAAAAAAAAAACYAgAAZHJz&#10;L2Rvd25yZXYueG1sUEsFBgAAAAAEAAQA9QAAAIsDAAAAAA==&#10;" filled="f" stroked="f">
                  <v:textbox>
                    <w:txbxContent>
                      <w:p w:rsidR="001E0B47" w:rsidRPr="00F36741" w:rsidRDefault="001E0B47" w:rsidP="0096405B">
                        <w:pPr>
                          <w:pStyle w:val="Tekstnormalny"/>
                          <w:spacing w:line="276" w:lineRule="auto"/>
                          <w:jc w:val="left"/>
                          <w:rPr>
                            <w:sz w:val="20"/>
                            <w:vertAlign w:val="subscript"/>
                          </w:rPr>
                        </w:pPr>
                        <m:oMathPara>
                          <m:oMath>
                            <m:sSub>
                              <m:sSubPr>
                                <m:ctrlPr>
                                  <w:rPr>
                                    <w:rFonts w:ascii="Cambria Math" w:hAnsi="Cambria Math"/>
                                    <w:sz w:val="20"/>
                                  </w:rPr>
                                </m:ctrlPr>
                              </m:sSubPr>
                              <m:e>
                                <m:r>
                                  <m:rPr>
                                    <m:sty m:val="p"/>
                                  </m:rPr>
                                  <w:rPr>
                                    <w:rFonts w:ascii="Cambria Math" w:hAnsi="Cambria Math"/>
                                    <w:sz w:val="20"/>
                                  </w:rPr>
                                  <m:t>C</m:t>
                                </m:r>
                              </m:e>
                              <m:sub>
                                <m:r>
                                  <m:rPr>
                                    <m:sty m:val="p"/>
                                  </m:rPr>
                                  <w:rPr>
                                    <w:rFonts w:ascii="Cambria Math" w:hAnsi="Cambria Math"/>
                                    <w:sz w:val="20"/>
                                  </w:rPr>
                                  <m:t>x</m:t>
                                </m:r>
                              </m:sub>
                            </m:sSub>
                          </m:oMath>
                        </m:oMathPara>
                      </w:p>
                      <w:p w:rsidR="001E0B47" w:rsidRPr="005D4A8E" w:rsidRDefault="001E0B47" w:rsidP="0096405B">
                        <w:pPr>
                          <w:rPr>
                            <w:color w:val="808080" w:themeColor="background1" w:themeShade="80"/>
                          </w:rPr>
                        </w:pPr>
                      </w:p>
                    </w:txbxContent>
                  </v:textbox>
                </v:rect>
                <v:rect id="Rectangle 6876" o:spid="_x0000_s1049" style="position:absolute;left:5791;top:15163;width:3981;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FvcIA&#10;AADdAAAADwAAAGRycy9kb3ducmV2LnhtbERPTYvCMBC9C/sfwix4kTV1DyrVKCIsW0QQq+t5aMa2&#10;2Exqk23rvzcHwePjfS/XvalES40rLSuYjCMQxJnVJecKzqefrzkI55E1VpZJwYMcrFcfgyXG2nZ8&#10;pDb1uQgh7GJUUHhfx1K6rCCDbmxr4sBdbWPQB9jkUjfYhXBTye8omkqDJYeGAmvaFpTd0n+joMsO&#10;7eW0/5WH0SWxfE/u2/Rvp9Tws98sQHjq/Vv8cidawWwyD3PDm/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gW9wgAAAN0AAAAPAAAAAAAAAAAAAAAAAJgCAABkcnMvZG93&#10;bnJldi54bWxQSwUGAAAAAAQABAD1AAAAhwMAAAAA&#10;" filled="f" stroked="f">
                  <v:textbox>
                    <w:txbxContent>
                      <w:p w:rsidR="001E0B47" w:rsidRPr="00F36741" w:rsidRDefault="001E0B47" w:rsidP="0096405B">
                        <w:pPr>
                          <w:pStyle w:val="Tekstnormalny"/>
                          <w:spacing w:line="276" w:lineRule="auto"/>
                          <w:jc w:val="left"/>
                          <w:rPr>
                            <w:sz w:val="20"/>
                            <w:vertAlign w:val="subscript"/>
                          </w:rPr>
                        </w:pPr>
                        <m:oMathPara>
                          <m:oMath>
                            <m:r>
                              <m:rPr>
                                <m:sty m:val="p"/>
                              </m:rPr>
                              <w:rPr>
                                <w:rFonts w:ascii="Cambria Math" w:hAnsi="Cambria Math"/>
                                <w:sz w:val="20"/>
                              </w:rPr>
                              <m:t>ΔP</m:t>
                            </m:r>
                          </m:oMath>
                        </m:oMathPara>
                      </w:p>
                      <w:p w:rsidR="001E0B47" w:rsidRPr="005D4A8E" w:rsidRDefault="001E0B47" w:rsidP="0096405B">
                        <w:pPr>
                          <w:rPr>
                            <w:color w:val="808080" w:themeColor="background1" w:themeShade="80"/>
                          </w:rPr>
                        </w:pPr>
                      </w:p>
                    </w:txbxContent>
                  </v:textbox>
                </v:rect>
                <v:rect id="Rectangle 6877" o:spid="_x0000_s1050" style="position:absolute;left:32937;top:18059;width:3981;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gJsYA&#10;AADdAAAADwAAAGRycy9kb3ducmV2LnhtbESPQWvCQBSE7wX/w/KEXkrd6MHa6CoiiEEEaayeH9nX&#10;JDT7Nma3Sfz3rlDwOMzMN8xi1ZtKtNS40rKC8SgCQZxZXXKu4Pu0fZ+BcB5ZY2WZFNzIwWo5eFlg&#10;rG3HX9SmPhcBwi5GBYX3dSylywoy6Ea2Jg7ej20M+iCbXOoGuwA3lZxE0VQaLDksFFjTpqDsN/0z&#10;Crrs2F5Oh508vl0Sy9fkuknPe6Veh/16DsJT75/h/3aiFXyMZ5/weBOe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KgJsYAAADdAAAADwAAAAAAAAAAAAAAAACYAgAAZHJz&#10;L2Rvd25yZXYueG1sUEsFBgAAAAAEAAQA9QAAAIsDAAAAAA==&#10;" filled="f" stroked="f">
                  <v:textbox>
                    <w:txbxContent>
                      <w:p w:rsidR="001E0B47" w:rsidRPr="00F36741" w:rsidRDefault="001E0B47" w:rsidP="0096405B">
                        <w:pPr>
                          <w:pStyle w:val="Tekstnormalny"/>
                          <w:spacing w:line="276" w:lineRule="auto"/>
                          <w:jc w:val="left"/>
                          <w:rPr>
                            <w:sz w:val="20"/>
                            <w:vertAlign w:val="subscript"/>
                          </w:rPr>
                        </w:pPr>
                        <m:oMathPara>
                          <m:oMath>
                            <m:sSub>
                              <m:sSubPr>
                                <m:ctrlPr>
                                  <w:rPr>
                                    <w:rFonts w:ascii="Cambria Math" w:hAnsi="Cambria Math"/>
                                    <w:sz w:val="20"/>
                                  </w:rPr>
                                </m:ctrlPr>
                              </m:sSubPr>
                              <m:e>
                                <m:r>
                                  <m:rPr>
                                    <m:sty m:val="p"/>
                                  </m:rPr>
                                  <w:rPr>
                                    <w:rFonts w:ascii="Cambria Math" w:hAnsi="Cambria Math"/>
                                    <w:sz w:val="20"/>
                                  </w:rPr>
                                  <m:t>C</m:t>
                                </m:r>
                              </m:e>
                              <m:sub>
                                <m:r>
                                  <m:rPr>
                                    <m:sty m:val="p"/>
                                  </m:rPr>
                                  <w:rPr>
                                    <w:rFonts w:ascii="Cambria Math" w:hAnsi="Cambria Math"/>
                                    <w:sz w:val="20"/>
                                  </w:rPr>
                                  <m:t>y</m:t>
                                </m:r>
                              </m:sub>
                            </m:sSub>
                          </m:oMath>
                        </m:oMathPara>
                      </w:p>
                      <w:p w:rsidR="001E0B47" w:rsidRPr="005D4A8E" w:rsidRDefault="001E0B47" w:rsidP="0096405B">
                        <w:pPr>
                          <w:rPr>
                            <w:color w:val="808080" w:themeColor="background1" w:themeShade="80"/>
                          </w:rPr>
                        </w:pPr>
                      </w:p>
                    </w:txbxContent>
                  </v:textbox>
                </v:rect>
                <v:shape id="AutoShape 6878" o:spid="_x0000_s1051" type="#_x0000_t32" style="position:absolute;left:30403;top:23488;width:7;height:3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6e3MQAAADdAAAADwAAAGRycy9kb3ducmV2LnhtbERPy2oCMRTdF/oP4RbcFM2M0FanRpkK&#10;ggoufO1vJ7eT0MnNdBJ1+vdmUejycN6zRe8acaUuWM8K8lEGgrjy2nKt4HRcDScgQkTW2HgmBb8U&#10;YDF/fJhhof2N93Q9xFqkEA4FKjAxtoWUoTLkMIx8S5y4L985jAl2tdQd3lK4a+Q4y16lQ8upwWBL&#10;S0PV9+HiFOw2+Uf5aexmu/+xu5dV2Vzq57NSg6e+fAcRqY//4j/3Wit4y6d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Hp7cxAAAAN0AAAAPAAAAAAAAAAAA&#10;AAAAAKECAABkcnMvZG93bnJldi54bWxQSwUGAAAAAAQABAD5AAAAkgMAAAAA&#10;"/>
                <v:shape id="AutoShape 6879" o:spid="_x0000_s1052" type="#_x0000_t32" style="position:absolute;left:36918;top:10820;width:7;height:3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I7R8cAAADdAAAADwAAAGRycy9kb3ducmV2LnhtbESPT2sCMRTE74V+h/AKvRTNrtBWt0bZ&#10;CkItePDf/XXzugndvGw3Ubff3ghCj8PM/IaZznvXiBN1wXpWkA8zEMSV15ZrBfvdcjAGESKyxsYz&#10;KfijAPPZ/d0UC+3PvKHTNtYiQTgUqMDE2BZShsqQwzD0LXHyvn3nMCbZ1VJ3eE5w18hRlr1Ih5bT&#10;gsGWFoaqn+3RKViv8vfyy9jV5+bXrp+XZXOsnw5KPT705RuISH38D9/aH1rBaz7J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UjtHxwAAAN0AAAAPAAAAAAAA&#10;AAAAAAAAAKECAABkcnMvZG93bnJldi54bWxQSwUGAAAAAAQABAD5AAAAlQMAAAAA&#10;"/>
                <v:shape id="AutoShape 6880" o:spid="_x0000_s1053" type="#_x0000_t32" style="position:absolute;left:30403;top:13296;width:6471;height:12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6VBMYAAADdAAAADwAAAGRycy9kb3ducmV2LnhtbESPT2sCMRTE70K/Q3gFb5pV8N/WKEVU&#10;7KWgrejxdfO6u7h5WZK4rt++KQgeh5n5DTNftqYSDTlfWlYw6CcgiDOrS84VfH9telMQPiBrrCyT&#10;gjt5WC5eOnNMtb3xnppDyEWEsE9RQRFCnUrps4IM+r6tiaP3a53BEKXLpXZ4i3BTyWGSjKXBkuNC&#10;gTWtCsouh6tR8LHdThtZfV5Om9F47ehnV2bHs1Ld1/b9DUSgNjzDj/ZOK5gMZkP4fxOf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lQTGAAAA3QAAAA8AAAAAAAAA&#10;AAAAAAAAoQIAAGRycy9kb3ducmV2LnhtbFBLBQYAAAAABAAEAPkAAACUAwAAAAA=&#10;">
                  <v:stroke startarrow="block" endarrow="block"/>
                </v:shape>
                <v:shape id="Arc 6881" o:spid="_x0000_s1054" style="position:absolute;left:18097;top:16014;width:9411;height:2769;flip:x;visibility:visible;mso-wrap-style:square;v-text-anchor:top" coordsize="21600,6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5MPsUA&#10;AADdAAAADwAAAGRycy9kb3ducmV2LnhtbESP3WqDQBCF7wt5h2UCvWtWDaSJySqh1NCWXjQ/DzC4&#10;E5W4s+Ju1L59t1Do5eH8fJxdPplWDNS7xrKCeBGBIC6tbrhScDkXT2sQziNrbC2Tgm9ykGezhx2m&#10;2o58pOHkKxFG2KWooPa+S6V0ZU0G3cJ2xMG72t6gD7KvpO5xDOOmlUkUraTBhgOhxo5eaipvp7sJ&#10;3OLwUb4mxfmdcZP46+d4WLkvpR7n034LwtPk/8N/7Tet4DneLOH3TXg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kw+xQAAAN0AAAAPAAAAAAAAAAAAAAAAAJgCAABkcnMv&#10;ZG93bnJldi54bWxQSwUGAAAAAAQABAD1AAAAigMAAAAA&#10;" path="m20491,-1nfc21225,2202,21600,4509,21600,6832em20491,-1nsc21225,2202,21600,4509,21600,6832l,6832,20491,-1xe" filled="f">
                  <v:path arrowok="t" o:extrusionok="f" o:connecttype="custom" o:connectlocs="892753,0;941070,276860;0,276860" o:connectangles="0,0,0"/>
                </v:shape>
                <v:rect id="Rectangle 6882" o:spid="_x0000_s1055" style="position:absolute;left:17735;top:16249;width:3982;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qZZccA&#10;AADdAAAADwAAAGRycy9kb3ducmV2LnhtbESP3WrCQBSE7wt9h+UUvCm6UUqr0VVEEEMpSOPP9SF7&#10;TILZszG7JunbdwtCL4eZ+YZZrHpTiZYaV1pWMB5FIIgzq0vOFRwP2+EUhPPIGivLpOCHHKyWz08L&#10;jLXt+Jva1OciQNjFqKDwvo6ldFlBBt3I1sTBu9jGoA+yyaVusAtwU8lJFL1LgyWHhQJr2hSUXdO7&#10;UdBl+/Z8+NrJ/es5sXxLbpv09KnU4KVfz0F46v1/+NFOtIKP8ewN/t6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KmWXHAAAA3QAAAA8AAAAAAAAAAAAAAAAAmAIAAGRy&#10;cy9kb3ducmV2LnhtbFBLBQYAAAAABAAEAPUAAACMAwAAAAA=&#10;" filled="f" stroked="f">
                  <v:textbox>
                    <w:txbxContent>
                      <w:p w:rsidR="001E0B47" w:rsidRPr="00F36741" w:rsidRDefault="001E0B47" w:rsidP="0096405B">
                        <w:pPr>
                          <w:pStyle w:val="Tekstnormalny"/>
                          <w:spacing w:line="276" w:lineRule="auto"/>
                          <w:jc w:val="left"/>
                          <w:rPr>
                            <w:sz w:val="20"/>
                            <w:vertAlign w:val="subscript"/>
                          </w:rPr>
                        </w:pPr>
                        <m:oMathPara>
                          <m:oMath>
                            <m:r>
                              <m:rPr>
                                <m:sty m:val="p"/>
                              </m:rPr>
                              <w:rPr>
                                <w:rFonts w:ascii="Cambria Math" w:hAnsi="Cambria Math"/>
                                <w:sz w:val="20"/>
                              </w:rPr>
                              <m:t>Δ</m:t>
                            </m:r>
                            <m:sSub>
                              <m:sSubPr>
                                <m:ctrlPr>
                                  <w:rPr>
                                    <w:rFonts w:ascii="Cambria Math" w:hAnsi="Cambria Math"/>
                                    <w:sz w:val="20"/>
                                  </w:rPr>
                                </m:ctrlPr>
                              </m:sSubPr>
                              <m:e>
                                <m:r>
                                  <m:rPr>
                                    <m:sty m:val="p"/>
                                  </m:rPr>
                                  <w:rPr>
                                    <w:rFonts w:ascii="Cambria Math" w:hAnsi="Cambria Math"/>
                                    <w:sz w:val="20"/>
                                  </w:rPr>
                                  <m:t>ϕ</m:t>
                                </m:r>
                              </m:e>
                              <m:sub>
                                <m:r>
                                  <m:rPr>
                                    <m:sty m:val="p"/>
                                  </m:rPr>
                                  <w:rPr>
                                    <w:rFonts w:ascii="Cambria Math" w:hAnsi="Cambria Math"/>
                                    <w:sz w:val="20"/>
                                  </w:rPr>
                                  <m:t>Py</m:t>
                                </m:r>
                              </m:sub>
                            </m:sSub>
                          </m:oMath>
                        </m:oMathPara>
                      </w:p>
                      <w:p w:rsidR="001E0B47" w:rsidRPr="005D4A8E" w:rsidRDefault="001E0B47" w:rsidP="0096405B">
                        <w:pPr>
                          <w:rPr>
                            <w:color w:val="808080" w:themeColor="background1" w:themeShade="80"/>
                          </w:rPr>
                        </w:pPr>
                      </w:p>
                    </w:txbxContent>
                  </v:textbox>
                </v:rect>
                <v:shape id="AutoShape 6883" o:spid="_x0000_s1056" type="#_x0000_t32" style="position:absolute;left:1085;top:21926;width:2274;height:40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a8QAAADdAAAADwAAAGRycy9kb3ducmV2LnhtbESPQWsCMRSE7wX/Q3iCt5q1oG1Xo1hB&#10;EC9SW2iPj81zN7h5WTZxs/57Iwgeh5n5hlmseluLjlpvHCuYjDMQxIXThksFvz/b1w8QPiBrrB2T&#10;git5WC0HLwvMtYv8Td0xlCJB2OeooAqhyaX0RUUW/dg1xMk7udZiSLItpW4xJrit5VuWzaRFw2mh&#10;woY2FRXn48UqMPFguma3iV/7v3+vI5nr1BmlRsN+PQcRqA/P8KO90wreJ59TuL9JT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8kZrxAAAAN0AAAAPAAAAAAAAAAAA&#10;AAAAAKECAABkcnMvZG93bnJldi54bWxQSwUGAAAAAAQABAD5AAAAkgMAAAAA&#10;">
                  <v:stroke endarrow="block"/>
                </v:shape>
                <v:rect id="Rectangle 6884" o:spid="_x0000_s1057" style="position:absolute;left:4864;top:23691;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iicYA&#10;AADdAAAADwAAAGRycy9kb3ducmV2LnhtbESPT2vCQBTE7wW/w/IEL0U39mA1uooI0lAKYvxzfmSf&#10;STD7NmbXJP323UKhx2FmfsOsNr2pREuNKy0rmE4iEMSZ1SXnCs6n/XgOwnlkjZVlUvBNDjbrwcsK&#10;Y207PlKb+lwECLsYFRTe17GULivIoJvYmjh4N9sY9EE2udQNdgFuKvkWRTNpsOSwUGBNu4Kye/o0&#10;Crrs0F5PXx/y8HpNLD+Sxy69fCo1GvbbJQhPvf8P/7UTreB9upjB75vw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SiicYAAADdAAAADwAAAAAAAAAAAAAAAACYAgAAZHJz&#10;L2Rvd25yZXYueG1sUEsFBgAAAAAEAAQA9QAAAIsDAAAAAA==&#10;" filled="f" stroked="f">
                  <v:textbox>
                    <w:txbxContent>
                      <w:p w:rsidR="001E0B47" w:rsidRPr="001C3685" w:rsidRDefault="001E0B47" w:rsidP="0096405B">
                        <w:pPr>
                          <w:pStyle w:val="Tekstnormalny"/>
                          <w:spacing w:line="276" w:lineRule="auto"/>
                          <w:jc w:val="left"/>
                          <w:rPr>
                            <w:sz w:val="20"/>
                          </w:rPr>
                        </w:pPr>
                        <w:r>
                          <w:rPr>
                            <w:sz w:val="20"/>
                          </w:rPr>
                          <w:t>x</w:t>
                        </w:r>
                      </w:p>
                      <w:p w:rsidR="001E0B47" w:rsidRPr="005D4A8E" w:rsidRDefault="001E0B47" w:rsidP="0096405B">
                        <w:pPr>
                          <w:rPr>
                            <w:color w:val="808080" w:themeColor="background1" w:themeShade="80"/>
                          </w:rPr>
                        </w:pPr>
                      </w:p>
                    </w:txbxContent>
                  </v:textbox>
                </v:rect>
                <v:shape id="AutoShape 6885" o:spid="_x0000_s1058" type="#_x0000_t32" style="position:absolute;left:1085;top:20866;width:7;height:5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x9h8QAAADdAAAADwAAAGRycy9kb3ducmV2LnhtbESPQWsCMRSE7wX/Q3iCt5pVsLarUVQQ&#10;xIvUFtrjY/PcDW5elk3crP/eFIQeh5n5hlmue1uLjlpvHCuYjDMQxIXThksF31/713cQPiBrrB2T&#10;gjt5WK8GL0vMtYv8Sd05lCJB2OeooAqhyaX0RUUW/dg1xMm7uNZiSLItpW4xJrit5TTL3qRFw2mh&#10;woZ2FRXX880qMPFkuuawi9vjz6/Xkcx95oxSo2G/WYAI1If/8LN90Armk485/L1JT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bH2HxAAAAN0AAAAPAAAAAAAAAAAA&#10;AAAAAKECAABkcnMvZG93bnJldi54bWxQSwUGAAAAAAQABAD5AAAAkgMAAAAA&#10;">
                  <v:stroke endarrow="block"/>
                </v:shape>
                <v:shape id="AutoShape 6886" o:spid="_x0000_s1059" type="#_x0000_t32" style="position:absolute;left:1085;top:25908;width:5398;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gan8QAAADdAAAADwAAAGRycy9kb3ducmV2LnhtbERPz2vCMBS+D/wfwhvsNtN6mGs1LUNQ&#10;RNlhOsq8PZq3tqx5KUnUur9+OQw8fny/l+VoenEh5zvLCtJpAoK4trrjRsHncf38CsIHZI29ZVJw&#10;Iw9lMXlYYq7tlT/ocgiNiCHsc1TQhjDkUvq6JYN+agfiyH1bZzBE6BqpHV5juOnlLElepMGOY0OL&#10;A61aqn8OZ6Pga5+dq1v1TrsqzXYndMb/HjdKPT2ObwsQgcZwF/+7t1rBPM3i3PgmP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mBqfxAAAAN0AAAAPAAAAAAAAAAAA&#10;AAAAAKECAABkcnMvZG93bnJldi54bWxQSwUGAAAAAAQABAD5AAAAkgMAAAAA&#10;">
                  <v:stroke endarrow="block"/>
                </v:shape>
                <v:rect id="Rectangle 6887" o:spid="_x0000_s1060" style="position:absolute;left:520;top:19507;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s2+8YA&#10;AADdAAAADwAAAGRycy9kb3ducmV2LnhtbESPQWvCQBSE74L/YXmFXqRu7KFqdBURSkMRxGg9P7LP&#10;JDT7Nma3SfrvXUHwOMzMN8xy3ZtKtNS40rKCyTgCQZxZXXKu4HT8fJuBcB5ZY2WZFPyTg/VqOFhi&#10;rG3HB2pTn4sAYRejgsL7OpbSZQUZdGNbEwfvYhuDPsgml7rBLsBNJd+j6EMaLDksFFjTtqDsN/0z&#10;Crps356Puy+5H50Ty9fkuk1/vpV6fek3CxCeev8MP9qJVjCdzOdwfx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s2+8YAAADdAAAADwAAAAAAAAAAAAAAAACYAgAAZHJz&#10;L2Rvd25yZXYueG1sUEsFBgAAAAAEAAQA9QAAAIsDAAAAAA==&#10;" filled="f" stroked="f">
                  <v:textbox>
                    <w:txbxContent>
                      <w:p w:rsidR="001E0B47" w:rsidRPr="001C3685" w:rsidRDefault="001E0B47" w:rsidP="0096405B">
                        <w:pPr>
                          <w:pStyle w:val="Tekstnormalny"/>
                          <w:spacing w:line="276" w:lineRule="auto"/>
                          <w:jc w:val="left"/>
                          <w:rPr>
                            <w:sz w:val="20"/>
                          </w:rPr>
                        </w:pPr>
                        <w:r>
                          <w:rPr>
                            <w:sz w:val="20"/>
                          </w:rPr>
                          <w:t>z</w:t>
                        </w:r>
                      </w:p>
                      <w:p w:rsidR="001E0B47" w:rsidRPr="005D4A8E" w:rsidRDefault="001E0B47" w:rsidP="0096405B">
                        <w:pPr>
                          <w:rPr>
                            <w:color w:val="808080" w:themeColor="background1" w:themeShade="80"/>
                          </w:rPr>
                        </w:pPr>
                      </w:p>
                    </w:txbxContent>
                  </v:textbox>
                </v:rect>
                <v:rect id="Rectangle 6888" o:spid="_x0000_s1061" style="position:absolute;left:2692;top:20796;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5rncUA&#10;AADdAAAADwAAAGRycy9kb3ducmV2LnhtbESPQWvCQBSE74L/YXlCL6Kb9qAlZiMiSEMpiLH1/Mi+&#10;JqHZtzG7TdJ/7wpCj8PMfMMk29E0oqfO1ZYVPC8jEMSF1TWXCj7Ph8UrCOeRNTaWScEfOdim00mC&#10;sbYDn6jPfSkChF2MCirv21hKV1Rk0C1tSxy8b9sZ9EF2pdQdDgFuGvkSRStpsOawUGFL+4qKn/zX&#10;KBiKY385f7zJ4/ySWb5m133+9a7U02zcbUB4Gv1/+NHOtIJ1QML9TXgC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mudxQAAAN0AAAAPAAAAAAAAAAAAAAAAAJgCAABkcnMv&#10;ZG93bnJldi54bWxQSwUGAAAAAAQABAD1AAAAigMAAAAA&#10;" filled="f" stroked="f">
                  <v:textbox>
                    <w:txbxContent>
                      <w:p w:rsidR="001E0B47" w:rsidRPr="001C3685" w:rsidRDefault="001E0B47" w:rsidP="0096405B">
                        <w:pPr>
                          <w:pStyle w:val="Tekstnormalny"/>
                          <w:spacing w:line="276" w:lineRule="auto"/>
                          <w:jc w:val="left"/>
                          <w:rPr>
                            <w:sz w:val="20"/>
                          </w:rPr>
                        </w:pPr>
                        <w:r>
                          <w:rPr>
                            <w:sz w:val="20"/>
                          </w:rPr>
                          <w:t>y</w:t>
                        </w:r>
                      </w:p>
                      <w:p w:rsidR="001E0B47" w:rsidRPr="005D4A8E" w:rsidRDefault="001E0B47" w:rsidP="0096405B">
                        <w:pPr>
                          <w:rPr>
                            <w:color w:val="808080" w:themeColor="background1" w:themeShade="80"/>
                          </w:rPr>
                        </w:pPr>
                      </w:p>
                    </w:txbxContent>
                  </v:textbox>
                </v:rect>
                <v:rect id="Rectangle 6889" o:spid="_x0000_s1062" style="position:absolute;left:36556;top:3581;width:3982;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OBsYA&#10;AADdAAAADwAAAGRycy9kb3ducmV2LnhtbESPQWvCQBSE70L/w/IKvYhu9KAlukoRiqEUxKT1/Mg+&#10;k2D2bcyuSfrvXUHocZiZb5j1djC16Kh1lWUFs2kEgji3uuJCwU/2OXkH4TyyxtoyKfgjB9vNy2iN&#10;sbY9H6lLfSEChF2MCkrvm1hKl5dk0E1tQxy8s20N+iDbQuoW+wA3tZxH0UIarDgslNjQrqT8kt6M&#10;gj4/dKfsey8P41Ni+Zpcd+nvl1Jvr8PHCoSnwf+Hn+1EK1jOoxk83oQ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LOBsYAAADdAAAADwAAAAAAAAAAAAAAAACYAgAAZHJz&#10;L2Rvd25yZXYueG1sUEsFBgAAAAAEAAQA9QAAAIsDAAAAAA==&#10;" filled="f" stroked="f">
                  <v:textbox>
                    <w:txbxContent>
                      <w:p w:rsidR="001E0B47" w:rsidRPr="00F36741" w:rsidRDefault="001E0B47" w:rsidP="0096405B">
                        <w:pPr>
                          <w:pStyle w:val="Tekstnormalny"/>
                          <w:spacing w:line="276" w:lineRule="auto"/>
                          <w:jc w:val="left"/>
                          <w:rPr>
                            <w:sz w:val="20"/>
                            <w:vertAlign w:val="subscript"/>
                          </w:rPr>
                        </w:pPr>
                        <m:oMathPara>
                          <m:oMath>
                            <m:r>
                              <m:rPr>
                                <m:sty m:val="p"/>
                              </m:rPr>
                              <w:rPr>
                                <w:rFonts w:ascii="Cambria Math" w:hAnsi="Cambria Math"/>
                                <w:sz w:val="20"/>
                              </w:rPr>
                              <m:t>Δ</m:t>
                            </m:r>
                            <m:sSub>
                              <m:sSubPr>
                                <m:ctrlPr>
                                  <w:rPr>
                                    <w:rFonts w:ascii="Cambria Math" w:hAnsi="Cambria Math"/>
                                    <w:sz w:val="20"/>
                                  </w:rPr>
                                </m:ctrlPr>
                              </m:sSubPr>
                              <m:e>
                                <m:r>
                                  <m:rPr>
                                    <m:sty m:val="p"/>
                                  </m:rPr>
                                  <w:rPr>
                                    <w:rFonts w:ascii="Cambria Math" w:hAnsi="Cambria Math"/>
                                    <w:sz w:val="20"/>
                                  </w:rPr>
                                  <m:t>ϕ</m:t>
                                </m:r>
                              </m:e>
                              <m:sub>
                                <m:r>
                                  <m:rPr>
                                    <m:sty m:val="p"/>
                                  </m:rPr>
                                  <w:rPr>
                                    <w:rFonts w:ascii="Cambria Math" w:hAnsi="Cambria Math"/>
                                    <w:sz w:val="20"/>
                                  </w:rPr>
                                  <m:t>Px</m:t>
                                </m:r>
                              </m:sub>
                            </m:sSub>
                          </m:oMath>
                        </m:oMathPara>
                      </w:p>
                      <w:p w:rsidR="001E0B47" w:rsidRPr="005D4A8E" w:rsidRDefault="001E0B47" w:rsidP="0096405B">
                        <w:pPr>
                          <w:rPr>
                            <w:color w:val="808080" w:themeColor="background1" w:themeShade="80"/>
                          </w:rPr>
                        </w:pPr>
                      </w:p>
                    </w:txbxContent>
                  </v:textbox>
                </v:rect>
                <v:shape id="Arc 6890" o:spid="_x0000_s1063" style="position:absolute;left:30403;top:3657;width:6153;height:3150;visibility:visible;mso-wrap-style:square;v-text-anchor:top" coordsize="21600,7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P8UA&#10;AADdAAAADwAAAGRycy9kb3ducmV2LnhtbESPwWrDMBBE74H+g9hAb4lsH9rEjRLS0EIp5BA7H7C1&#10;NpaJtTKS6jh/XxUKPQ4z84bZ7Cbbi5F86BwryJcZCOLG6Y5bBef6fbECESKyxt4xKbhTgN32YbbB&#10;Ursbn2isYisShEOJCkyMQyllaAxZDEs3ECfv4rzFmKRvpfZ4S3DbyyLLnqTFjtOCwYEOhppr9W0V&#10;2OPnWB0ue+rXb/fad8f81XzlSj3Op/0LiEhT/A//tT+0guciK+D3TXo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cQ/xQAAAN0AAAAPAAAAAAAAAAAAAAAAAJgCAABkcnMv&#10;ZG93bnJldi54bWxQSwUGAAAAAAQABAD1AAAAigMAAAAA&#10;" path="m20235,-1nfc21137,2416,21600,4976,21600,7556v,73,-1,146,-2,219em20235,-1nsc21137,2416,21600,4976,21600,7556v,73,-1,146,-2,219l,7556,20235,-1xe" filled="f">
                  <v:path arrowok="t" o:extrusionok="f" o:connecttype="custom" o:connectlocs="576431,0;615287,314960;0,306049" o:connectangles="0,0,0"/>
                </v:shape>
                <w10:anchorlock/>
              </v:group>
            </w:pict>
          </mc:Fallback>
        </mc:AlternateContent>
      </w:r>
    </w:p>
    <w:p w:rsidR="0096405B" w:rsidRDefault="0096405B" w:rsidP="00EB2F1D">
      <w:pPr>
        <w:pStyle w:val="Legenda"/>
        <w:outlineLvl w:val="0"/>
      </w:pPr>
      <w:r>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Rysunek \* ARABIC \s 1 </w:instrText>
      </w:r>
      <w:r w:rsidR="001E0B47">
        <w:fldChar w:fldCharType="separate"/>
      </w:r>
      <w:r w:rsidR="009F0CB6">
        <w:rPr>
          <w:noProof/>
        </w:rPr>
        <w:t>60</w:t>
      </w:r>
      <w:r w:rsidR="001E0B47">
        <w:rPr>
          <w:noProof/>
        </w:rPr>
        <w:fldChar w:fldCharType="end"/>
      </w:r>
      <w:r>
        <w:t xml:space="preserve">– </w:t>
      </w:r>
      <w:r w:rsidR="0013605E">
        <w:t>Odchyłka płaskości skutkująca błędami kątowymi w dwóch osiach.</w:t>
      </w:r>
    </w:p>
    <w:p w:rsidR="0096405B" w:rsidRDefault="0096405B" w:rsidP="0096405B">
      <w:pPr>
        <w:pStyle w:val="Tekstnormalny"/>
      </w:pPr>
      <w:r>
        <w:t>Jeśli do górnej powierzchni rozważanej części zostanie przymocowana kolejna część, nie będzie ona miała możliwości obrotu idealnie w płaszczyźnie x-y, z uwagi na błędy kątowe wprowadzone przez płaskość. Podczas obliczeń błędów montażu zaniedbano to jednak, gdyż z uwagi na mnożenie niewielkich kątów efekt jest pomijalnie mały.</w:t>
      </w:r>
    </w:p>
    <w:p w:rsidR="00DF23AB" w:rsidRDefault="00DF23AB" w:rsidP="00EB2F1D">
      <w:pPr>
        <w:pStyle w:val="Nagwek3"/>
      </w:pPr>
      <w:bookmarkStart w:id="2" w:name="_Toc56282020"/>
      <w:r>
        <w:t>Błędy geometryczne wynikające z montażu części.</w:t>
      </w:r>
      <w:bookmarkEnd w:id="2"/>
    </w:p>
    <w:p w:rsidR="002A3102" w:rsidRDefault="001F2F04" w:rsidP="003C109C">
      <w:pPr>
        <w:pStyle w:val="Tekstnormalny"/>
      </w:pPr>
      <w:r>
        <w:t xml:space="preserve">Błędy wynikające z montażu części prowadzą do ich położenia w przestrzeni innego niż nominalne. W </w:t>
      </w:r>
      <w:proofErr w:type="spellStart"/>
      <w:r>
        <w:t>ortezie</w:t>
      </w:r>
      <w:proofErr w:type="spellEnd"/>
      <w:r>
        <w:t xml:space="preserve"> pomiarowej </w:t>
      </w:r>
      <w:r w:rsidR="00B5049B">
        <w:t xml:space="preserve">maksymalne możliwe </w:t>
      </w:r>
      <w:r>
        <w:t>błędy montażu wynikają przede wszystkim z luzów występujących przed dokręceniem połączeń śrubowych.</w:t>
      </w:r>
      <w:r w:rsidR="004A7DB5">
        <w:t xml:space="preserve"> Otwory na śruby są większe niż średnica elementów złącznych, przez co przed dokręceniem pozycja łączonych części nie jest jednoznacznie ustalona.</w:t>
      </w:r>
      <w:r w:rsidR="00790D95">
        <w:t xml:space="preserve"> </w:t>
      </w:r>
      <w:r w:rsidR="0009220F">
        <w:t xml:space="preserve">W ogólnym przypadku przy połączeniu śrubowym pary części mogą wystąpić przesunięcia liniowe w płaszczyźnie połączenia oraz obrót kątowy w płaszczyźnie połączenia bądź złożenie tych ruchów. Należy mieć na uwadze, że błąd kątowy orientacji może prowadzić do wystąpienia </w:t>
      </w:r>
      <w:r w:rsidR="00880C7A">
        <w:t xml:space="preserve">dodatkowych przemieszczeń liniowych z uwagi na występowanie </w:t>
      </w:r>
      <w:r w:rsidR="00790D95">
        <w:t xml:space="preserve">ruchu na </w:t>
      </w:r>
      <w:r w:rsidR="00880C7A">
        <w:t>ramieni</w:t>
      </w:r>
      <w:r w:rsidR="00790D95">
        <w:t>u</w:t>
      </w:r>
      <w:r w:rsidR="00880C7A">
        <w:t>.</w:t>
      </w:r>
      <w:r w:rsidR="00790D95">
        <w:t xml:space="preserve"> </w:t>
      </w:r>
      <w:r w:rsidR="002A3102">
        <w:t xml:space="preserve">Zaniedbywane są błędy liniowe i kątowe </w:t>
      </w:r>
      <w:r w:rsidR="002339EC">
        <w:t xml:space="preserve">wynikające z montażu </w:t>
      </w:r>
      <w:r w:rsidR="002A3102">
        <w:t xml:space="preserve">w płaszczyznach innych niż płaszczyzna połączenia. Mogą one </w:t>
      </w:r>
      <w:r w:rsidR="002A3102">
        <w:lastRenderedPageBreak/>
        <w:t xml:space="preserve">oczywiście wystąpić, </w:t>
      </w:r>
      <w:r w:rsidR="00CC5FF0">
        <w:t>na przykła</w:t>
      </w:r>
      <w:r w:rsidR="00B5049B">
        <w:t>d</w:t>
      </w:r>
      <w:r w:rsidR="002A3102">
        <w:t xml:space="preserve">. ze względu na odmienne momenty </w:t>
      </w:r>
      <w:r w:rsidR="00CC5FF0">
        <w:t xml:space="preserve">siły </w:t>
      </w:r>
      <w:r w:rsidR="002A3102">
        <w:t>dokręcenia śrub, jednak są one</w:t>
      </w:r>
      <w:r w:rsidR="001D0602">
        <w:t xml:space="preserve"> uznawane za</w:t>
      </w:r>
      <w:r w:rsidR="002A3102">
        <w:t xml:space="preserve"> pomijalnie małe. </w:t>
      </w:r>
    </w:p>
    <w:p w:rsidR="00065FB4" w:rsidRDefault="00065FB4" w:rsidP="003C109C">
      <w:pPr>
        <w:pStyle w:val="Tekstnormalny"/>
      </w:pPr>
    </w:p>
    <w:p w:rsidR="00065FB4" w:rsidRDefault="00065FB4" w:rsidP="00065FB4">
      <w:pPr>
        <w:pStyle w:val="Tekstnormalny"/>
      </w:pPr>
      <w:r>
        <w:t xml:space="preserve">Rozważany jest punkt A znajdujący się na części mocowanej za pomocą 4 wkrętów. W nominalnym położeniu wkręty znajdują się pośrodku otworów przelotowych. </w:t>
      </w:r>
      <w:r w:rsidR="00327286">
        <w:t>Na rysunku przedstawiono rdzenie śrub, łby nie są zilustrowane.</w:t>
      </w:r>
    </w:p>
    <w:p w:rsidR="001C3685" w:rsidRDefault="00C24B64" w:rsidP="00803055">
      <w:pPr>
        <w:pStyle w:val="Tekstnormalny"/>
        <w:spacing w:after="0"/>
        <w:jc w:val="center"/>
      </w:pPr>
      <w:r>
        <w:rPr>
          <w:noProof/>
          <w:lang w:eastAsia="pl-PL"/>
        </w:rPr>
        <mc:AlternateContent>
          <mc:Choice Requires="wpc">
            <w:drawing>
              <wp:inline distT="0" distB="0" distL="0" distR="0">
                <wp:extent cx="4379595" cy="6189345"/>
                <wp:effectExtent l="0" t="0" r="1905" b="1905"/>
                <wp:docPr id="6678" name="Kanwa 66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288" name="Rectangle 6680"/>
                        <wps:cNvSpPr>
                          <a:spLocks noChangeArrowheads="1"/>
                        </wps:cNvSpPr>
                        <wps:spPr bwMode="auto">
                          <a:xfrm>
                            <a:off x="738505" y="470535"/>
                            <a:ext cx="2700020" cy="1296035"/>
                          </a:xfrm>
                          <a:prstGeom prst="rect">
                            <a:avLst/>
                          </a:prstGeom>
                          <a:solidFill>
                            <a:schemeClr val="bg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7289" name="Oval 6681"/>
                        <wps:cNvSpPr>
                          <a:spLocks noChangeArrowheads="1"/>
                        </wps:cNvSpPr>
                        <wps:spPr bwMode="auto">
                          <a:xfrm>
                            <a:off x="832485" y="542925"/>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90" name="Oval 6682"/>
                        <wps:cNvSpPr>
                          <a:spLocks noChangeArrowheads="1"/>
                        </wps:cNvSpPr>
                        <wps:spPr bwMode="auto">
                          <a:xfrm>
                            <a:off x="2135505" y="542925"/>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91" name="Oval 6683"/>
                        <wps:cNvSpPr>
                          <a:spLocks noChangeArrowheads="1"/>
                        </wps:cNvSpPr>
                        <wps:spPr bwMode="auto">
                          <a:xfrm>
                            <a:off x="796290" y="1375410"/>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92" name="Oval 6684"/>
                        <wps:cNvSpPr>
                          <a:spLocks noChangeArrowheads="1"/>
                        </wps:cNvSpPr>
                        <wps:spPr bwMode="auto">
                          <a:xfrm>
                            <a:off x="2099310" y="1375410"/>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93" name="Oval 6685"/>
                        <wps:cNvSpPr>
                          <a:spLocks noChangeArrowheads="1"/>
                        </wps:cNvSpPr>
                        <wps:spPr bwMode="auto">
                          <a:xfrm>
                            <a:off x="904875" y="615315"/>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7294" name="Oval 6686"/>
                        <wps:cNvSpPr>
                          <a:spLocks noChangeArrowheads="1"/>
                        </wps:cNvSpPr>
                        <wps:spPr bwMode="auto">
                          <a:xfrm>
                            <a:off x="868680" y="1447800"/>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7295" name="Oval 6687"/>
                        <wps:cNvSpPr>
                          <a:spLocks noChangeArrowheads="1"/>
                        </wps:cNvSpPr>
                        <wps:spPr bwMode="auto">
                          <a:xfrm>
                            <a:off x="2207895" y="615315"/>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20" name="Oval 6688"/>
                        <wps:cNvSpPr>
                          <a:spLocks noChangeArrowheads="1"/>
                        </wps:cNvSpPr>
                        <wps:spPr bwMode="auto">
                          <a:xfrm>
                            <a:off x="2171700" y="1447800"/>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21" name="Rectangle 6689"/>
                        <wps:cNvSpPr>
                          <a:spLocks noChangeArrowheads="1"/>
                        </wps:cNvSpPr>
                        <wps:spPr bwMode="auto">
                          <a:xfrm>
                            <a:off x="703580" y="191833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065FB4">
                              <w:pPr>
                                <w:pStyle w:val="Tekstnormalny"/>
                                <w:spacing w:line="276" w:lineRule="auto"/>
                                <w:jc w:val="left"/>
                                <w:rPr>
                                  <w:sz w:val="20"/>
                                </w:rPr>
                              </w:pPr>
                              <w:r>
                                <w:rPr>
                                  <w:sz w:val="20"/>
                                </w:rPr>
                                <w:t>x</w:t>
                              </w:r>
                            </w:p>
                            <w:p w:rsidR="001E0B47" w:rsidRPr="005D4A8E" w:rsidRDefault="001E0B47" w:rsidP="00065FB4">
                              <w:pPr>
                                <w:rPr>
                                  <w:color w:val="808080" w:themeColor="background1" w:themeShade="80"/>
                                </w:rPr>
                              </w:pPr>
                            </w:p>
                          </w:txbxContent>
                        </wps:txbx>
                        <wps:bodyPr rot="0" vert="horz" wrap="square" lIns="91440" tIns="45720" rIns="91440" bIns="45720" anchor="t" anchorCtr="0" upright="1">
                          <a:noAutofit/>
                        </wps:bodyPr>
                      </wps:wsp>
                      <wps:wsp>
                        <wps:cNvPr id="6722" name="AutoShape 6690"/>
                        <wps:cNvCnPr>
                          <a:cxnSpLocks noChangeShapeType="1"/>
                        </wps:cNvCnPr>
                        <wps:spPr bwMode="auto">
                          <a:xfrm flipV="1">
                            <a:off x="325755" y="1635760"/>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3" name="AutoShape 6691"/>
                        <wps:cNvCnPr>
                          <a:cxnSpLocks noChangeShapeType="1"/>
                        </wps:cNvCnPr>
                        <wps:spPr bwMode="auto">
                          <a:xfrm>
                            <a:off x="325755" y="2139950"/>
                            <a:ext cx="539750"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4" name="Rectangle 6692"/>
                        <wps:cNvSpPr>
                          <a:spLocks noChangeArrowheads="1"/>
                        </wps:cNvSpPr>
                        <wps:spPr bwMode="auto">
                          <a:xfrm>
                            <a:off x="269240" y="154051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065FB4">
                              <w:pPr>
                                <w:pStyle w:val="Tekstnormalny"/>
                                <w:spacing w:line="276" w:lineRule="auto"/>
                                <w:jc w:val="left"/>
                                <w:rPr>
                                  <w:sz w:val="20"/>
                                </w:rPr>
                              </w:pPr>
                              <w:r>
                                <w:rPr>
                                  <w:sz w:val="20"/>
                                </w:rPr>
                                <w:t>y</w:t>
                              </w:r>
                            </w:p>
                            <w:p w:rsidR="001E0B47" w:rsidRPr="005D4A8E" w:rsidRDefault="001E0B47" w:rsidP="00065FB4">
                              <w:pPr>
                                <w:rPr>
                                  <w:color w:val="808080" w:themeColor="background1" w:themeShade="80"/>
                                </w:rPr>
                              </w:pPr>
                            </w:p>
                          </w:txbxContent>
                        </wps:txbx>
                        <wps:bodyPr rot="0" vert="horz" wrap="square" lIns="91440" tIns="45720" rIns="91440" bIns="45720" anchor="t" anchorCtr="0" upright="1">
                          <a:noAutofit/>
                        </wps:bodyPr>
                      </wps:wsp>
                      <wps:wsp>
                        <wps:cNvPr id="6725" name="Oval 6693"/>
                        <wps:cNvSpPr>
                          <a:spLocks noChangeArrowheads="1"/>
                        </wps:cNvSpPr>
                        <wps:spPr bwMode="auto">
                          <a:xfrm>
                            <a:off x="3402965" y="43497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6726" name="Rectangle 6694"/>
                        <wps:cNvSpPr>
                          <a:spLocks noChangeArrowheads="1"/>
                        </wps:cNvSpPr>
                        <wps:spPr bwMode="auto">
                          <a:xfrm>
                            <a:off x="3418205" y="23749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065FB4">
                              <w:pPr>
                                <w:rPr>
                                  <w:color w:val="808080" w:themeColor="background1" w:themeShade="80"/>
                                </w:rPr>
                              </w:pPr>
                              <m:oMathPara>
                                <m:oMath>
                                  <m:r>
                                    <m:rPr>
                                      <m:sty m:val="p"/>
                                    </m:rPr>
                                    <w:rPr>
                                      <w:rFonts w:ascii="Cambria Math" w:hAnsi="Cambria Math"/>
                                      <w:sz w:val="20"/>
                                    </w:rPr>
                                    <m:t>A</m:t>
                                  </m:r>
                                </m:oMath>
                              </m:oMathPara>
                            </w:p>
                          </w:txbxContent>
                        </wps:txbx>
                        <wps:bodyPr rot="0" vert="horz" wrap="square" lIns="91440" tIns="45720" rIns="91440" bIns="45720" anchor="t" anchorCtr="0" upright="1">
                          <a:noAutofit/>
                        </wps:bodyPr>
                      </wps:wsp>
                      <wps:wsp>
                        <wps:cNvPr id="6727" name="Rectangle 6695"/>
                        <wps:cNvSpPr>
                          <a:spLocks noChangeArrowheads="1"/>
                        </wps:cNvSpPr>
                        <wps:spPr bwMode="auto">
                          <a:xfrm>
                            <a:off x="847090" y="2388870"/>
                            <a:ext cx="2700020" cy="1296035"/>
                          </a:xfrm>
                          <a:prstGeom prst="rect">
                            <a:avLst/>
                          </a:prstGeom>
                          <a:solidFill>
                            <a:schemeClr val="bg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6728" name="Oval 6696"/>
                        <wps:cNvSpPr>
                          <a:spLocks noChangeArrowheads="1"/>
                        </wps:cNvSpPr>
                        <wps:spPr bwMode="auto">
                          <a:xfrm>
                            <a:off x="906145" y="2461260"/>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29" name="Oval 6697"/>
                        <wps:cNvSpPr>
                          <a:spLocks noChangeArrowheads="1"/>
                        </wps:cNvSpPr>
                        <wps:spPr bwMode="auto">
                          <a:xfrm>
                            <a:off x="2209165" y="2461260"/>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30" name="Oval 6698"/>
                        <wps:cNvSpPr>
                          <a:spLocks noChangeArrowheads="1"/>
                        </wps:cNvSpPr>
                        <wps:spPr bwMode="auto">
                          <a:xfrm>
                            <a:off x="869950" y="3293745"/>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31" name="Oval 6699"/>
                        <wps:cNvSpPr>
                          <a:spLocks noChangeArrowheads="1"/>
                        </wps:cNvSpPr>
                        <wps:spPr bwMode="auto">
                          <a:xfrm>
                            <a:off x="2172970" y="3293745"/>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32" name="Oval 6700"/>
                        <wps:cNvSpPr>
                          <a:spLocks noChangeArrowheads="1"/>
                        </wps:cNvSpPr>
                        <wps:spPr bwMode="auto">
                          <a:xfrm>
                            <a:off x="904875" y="2533650"/>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33" name="Oval 6701"/>
                        <wps:cNvSpPr>
                          <a:spLocks noChangeArrowheads="1"/>
                        </wps:cNvSpPr>
                        <wps:spPr bwMode="auto">
                          <a:xfrm>
                            <a:off x="868680" y="3366135"/>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34" name="Oval 6702"/>
                        <wps:cNvSpPr>
                          <a:spLocks noChangeArrowheads="1"/>
                        </wps:cNvSpPr>
                        <wps:spPr bwMode="auto">
                          <a:xfrm>
                            <a:off x="2207895" y="2533650"/>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35" name="Oval 6703"/>
                        <wps:cNvSpPr>
                          <a:spLocks noChangeArrowheads="1"/>
                        </wps:cNvSpPr>
                        <wps:spPr bwMode="auto">
                          <a:xfrm>
                            <a:off x="2171700" y="3366135"/>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36" name="Oval 6704"/>
                        <wps:cNvSpPr>
                          <a:spLocks noChangeArrowheads="1"/>
                        </wps:cNvSpPr>
                        <wps:spPr bwMode="auto">
                          <a:xfrm>
                            <a:off x="3387090" y="2352675"/>
                            <a:ext cx="71755" cy="71755"/>
                          </a:xfrm>
                          <a:prstGeom prst="ellipse">
                            <a:avLst/>
                          </a:prstGeom>
                          <a:noFill/>
                          <a:ln w="9525" cap="rnd">
                            <a:solidFill>
                              <a:srgbClr val="000000"/>
                            </a:solidFill>
                            <a:prstDash val="sysDot"/>
                            <a:round/>
                            <a:headEnd/>
                            <a:tailEnd/>
                          </a:ln>
                          <a:extLst>
                            <a:ext uri="{909E8E84-426E-40DD-AFC4-6F175D3DCCD1}">
                              <a14:hiddenFill xmlns:a14="http://schemas.microsoft.com/office/drawing/2010/main">
                                <a:solidFill>
                                  <a:srgbClr val="00B0F0"/>
                                </a:solidFill>
                              </a14:hiddenFill>
                            </a:ext>
                          </a:extLst>
                        </wps:spPr>
                        <wps:bodyPr rot="0" vert="horz" wrap="square" lIns="91440" tIns="45720" rIns="91440" bIns="45720" anchor="t" anchorCtr="0" upright="1">
                          <a:noAutofit/>
                        </wps:bodyPr>
                      </wps:wsp>
                      <wps:wsp>
                        <wps:cNvPr id="6737" name="Rectangle 6705"/>
                        <wps:cNvSpPr>
                          <a:spLocks noChangeArrowheads="1"/>
                        </wps:cNvSpPr>
                        <wps:spPr bwMode="auto">
                          <a:xfrm>
                            <a:off x="3221355" y="215582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065FB4">
                              <w:pPr>
                                <w:rPr>
                                  <w:color w:val="808080" w:themeColor="background1" w:themeShade="80"/>
                                </w:rPr>
                              </w:pPr>
                              <m:oMathPara>
                                <m:oMath>
                                  <m:r>
                                    <m:rPr>
                                      <m:sty m:val="p"/>
                                    </m:rPr>
                                    <w:rPr>
                                      <w:rFonts w:ascii="Cambria Math" w:hAnsi="Cambria Math"/>
                                      <w:color w:val="808080" w:themeColor="background1" w:themeShade="80"/>
                                      <w:sz w:val="20"/>
                                    </w:rPr>
                                    <m:t>A</m:t>
                                  </m:r>
                                </m:oMath>
                              </m:oMathPara>
                            </w:p>
                          </w:txbxContent>
                        </wps:txbx>
                        <wps:bodyPr rot="0" vert="horz" wrap="square" lIns="91440" tIns="45720" rIns="91440" bIns="45720" anchor="t" anchorCtr="0" upright="1">
                          <a:noAutofit/>
                        </wps:bodyPr>
                      </wps:wsp>
                      <wps:wsp>
                        <wps:cNvPr id="6738" name="Oval 6706"/>
                        <wps:cNvSpPr>
                          <a:spLocks noChangeArrowheads="1"/>
                        </wps:cNvSpPr>
                        <wps:spPr bwMode="auto">
                          <a:xfrm>
                            <a:off x="3515995" y="235267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6739" name="Rectangle 6707"/>
                        <wps:cNvSpPr>
                          <a:spLocks noChangeArrowheads="1"/>
                        </wps:cNvSpPr>
                        <wps:spPr bwMode="auto">
                          <a:xfrm>
                            <a:off x="3495040" y="215582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065FB4">
                              <w:pPr>
                                <w:rPr>
                                  <w:sz w:val="20"/>
                                </w:rPr>
                              </w:pPr>
                              <m:oMathPara>
                                <m:oMath>
                                  <m:r>
                                    <m:rPr>
                                      <m:sty m:val="p"/>
                                    </m:rPr>
                                    <w:rPr>
                                      <w:rFonts w:ascii="Cambria Math" w:hAnsi="Cambria Math"/>
                                      <w:sz w:val="20"/>
                                    </w:rPr>
                                    <m:t>A'</m:t>
                                  </m:r>
                                </m:oMath>
                              </m:oMathPara>
                            </w:p>
                          </w:txbxContent>
                        </wps:txbx>
                        <wps:bodyPr rot="0" vert="horz" wrap="square" lIns="91440" tIns="45720" rIns="91440" bIns="45720" anchor="t" anchorCtr="0" upright="1">
                          <a:noAutofit/>
                        </wps:bodyPr>
                      </wps:wsp>
                      <wps:wsp>
                        <wps:cNvPr id="6740" name="AutoShape 6708"/>
                        <wps:cNvCnPr>
                          <a:cxnSpLocks noChangeShapeType="1"/>
                        </wps:cNvCnPr>
                        <wps:spPr bwMode="auto">
                          <a:xfrm flipV="1">
                            <a:off x="941070" y="1520190"/>
                            <a:ext cx="635"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41" name="AutoShape 6709"/>
                        <wps:cNvCnPr>
                          <a:cxnSpLocks noChangeShapeType="1"/>
                        </wps:cNvCnPr>
                        <wps:spPr bwMode="auto">
                          <a:xfrm flipH="1">
                            <a:off x="434340" y="687705"/>
                            <a:ext cx="539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42" name="AutoShape 6710"/>
                        <wps:cNvCnPr>
                          <a:cxnSpLocks noChangeShapeType="1"/>
                        </wps:cNvCnPr>
                        <wps:spPr bwMode="auto">
                          <a:xfrm flipV="1">
                            <a:off x="506730" y="687705"/>
                            <a:ext cx="635" cy="8324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43" name="AutoShape 6711"/>
                        <wps:cNvCnPr>
                          <a:cxnSpLocks noChangeShapeType="1"/>
                        </wps:cNvCnPr>
                        <wps:spPr bwMode="auto">
                          <a:xfrm flipH="1" flipV="1">
                            <a:off x="3655060" y="470535"/>
                            <a:ext cx="635" cy="6153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44" name="Rectangle 6712"/>
                        <wps:cNvSpPr>
                          <a:spLocks noChangeArrowheads="1"/>
                        </wps:cNvSpPr>
                        <wps:spPr bwMode="auto">
                          <a:xfrm>
                            <a:off x="2352675" y="36195"/>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F36741" w:rsidRDefault="001E0B47" w:rsidP="00065FB4">
                              <w:pPr>
                                <w:rPr>
                                  <w:sz w:val="20"/>
                                  <w:vertAlign w:val="subscript"/>
                                </w:rPr>
                              </w:pPr>
                              <m:oMathPara>
                                <m:oMath>
                                  <m:sSub>
                                    <m:sSubPr>
                                      <m:ctrlPr>
                                        <w:rPr>
                                          <w:rFonts w:ascii="Cambria Math" w:hAnsi="Cambria Math"/>
                                          <w:sz w:val="20"/>
                                        </w:rPr>
                                      </m:ctrlPr>
                                    </m:sSubPr>
                                    <m:e>
                                      <m:r>
                                        <m:rPr>
                                          <m:sty m:val="p"/>
                                        </m:rPr>
                                        <w:rPr>
                                          <w:rFonts w:ascii="Cambria Math" w:hAnsi="Cambria Math"/>
                                          <w:sz w:val="20"/>
                                        </w:rPr>
                                        <m:t>O</m:t>
                                      </m:r>
                                    </m:e>
                                    <m:sub>
                                      <m:r>
                                        <m:rPr>
                                          <m:sty m:val="p"/>
                                        </m:rPr>
                                        <w:rPr>
                                          <w:rFonts w:ascii="Cambria Math" w:hAnsi="Cambria Math"/>
                                          <w:sz w:val="20"/>
                                        </w:rPr>
                                        <m:t>x</m:t>
                                      </m:r>
                                    </m:sub>
                                  </m:sSub>
                                </m:oMath>
                              </m:oMathPara>
                            </w:p>
                          </w:txbxContent>
                        </wps:txbx>
                        <wps:bodyPr rot="0" vert="horz" wrap="square" lIns="91440" tIns="45720" rIns="91440" bIns="45720" anchor="t" anchorCtr="0" upright="1">
                          <a:noAutofit/>
                        </wps:bodyPr>
                      </wps:wsp>
                      <wps:wsp>
                        <wps:cNvPr id="6745" name="AutoShape 6713"/>
                        <wps:cNvCnPr>
                          <a:cxnSpLocks noChangeShapeType="1"/>
                        </wps:cNvCnPr>
                        <wps:spPr bwMode="auto">
                          <a:xfrm flipH="1">
                            <a:off x="434340" y="1520190"/>
                            <a:ext cx="5035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46" name="Rectangle 6714"/>
                        <wps:cNvSpPr>
                          <a:spLocks noChangeArrowheads="1"/>
                        </wps:cNvSpPr>
                        <wps:spPr bwMode="auto">
                          <a:xfrm>
                            <a:off x="217170" y="977265"/>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065FB4">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B</m:t>
                                      </m:r>
                                    </m:e>
                                    <m:sub>
                                      <m:r>
                                        <m:rPr>
                                          <m:sty m:val="p"/>
                                        </m:rPr>
                                        <w:rPr>
                                          <w:rFonts w:ascii="Cambria Math" w:hAnsi="Cambria Math"/>
                                          <w:sz w:val="20"/>
                                        </w:rPr>
                                        <m:t>y</m:t>
                                      </m:r>
                                    </m:sub>
                                  </m:sSub>
                                </m:oMath>
                              </m:oMathPara>
                            </w:p>
                            <w:p w:rsidR="001E0B47" w:rsidRPr="00F36741" w:rsidRDefault="001E0B47" w:rsidP="00065FB4">
                              <w:pPr>
                                <w:pStyle w:val="Tekstnormalny"/>
                                <w:spacing w:line="276" w:lineRule="auto"/>
                                <w:jc w:val="left"/>
                                <w:rPr>
                                  <w:sz w:val="20"/>
                                  <w:vertAlign w:val="subscript"/>
                                </w:rPr>
                              </w:pPr>
                            </w:p>
                            <w:p w:rsidR="001E0B47" w:rsidRPr="005D4A8E" w:rsidRDefault="001E0B47" w:rsidP="00065FB4">
                              <w:pPr>
                                <w:rPr>
                                  <w:color w:val="808080" w:themeColor="background1" w:themeShade="80"/>
                                </w:rPr>
                              </w:pPr>
                            </w:p>
                          </w:txbxContent>
                        </wps:txbx>
                        <wps:bodyPr rot="0" vert="horz" wrap="square" lIns="91440" tIns="45720" rIns="91440" bIns="45720" anchor="t" anchorCtr="0" upright="1">
                          <a:noAutofit/>
                        </wps:bodyPr>
                      </wps:wsp>
                      <wps:wsp>
                        <wps:cNvPr id="6747" name="AutoShape 6715"/>
                        <wps:cNvCnPr>
                          <a:cxnSpLocks noChangeShapeType="1"/>
                        </wps:cNvCnPr>
                        <wps:spPr bwMode="auto">
                          <a:xfrm flipH="1">
                            <a:off x="941070" y="2026920"/>
                            <a:ext cx="12960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48" name="Rectangle 6716"/>
                        <wps:cNvSpPr>
                          <a:spLocks noChangeArrowheads="1"/>
                        </wps:cNvSpPr>
                        <wps:spPr bwMode="auto">
                          <a:xfrm>
                            <a:off x="1411605" y="1773555"/>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065FB4">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B</m:t>
                                      </m:r>
                                    </m:e>
                                    <m:sub>
                                      <m:r>
                                        <m:rPr>
                                          <m:sty m:val="p"/>
                                        </m:rPr>
                                        <w:rPr>
                                          <w:rFonts w:ascii="Cambria Math" w:hAnsi="Cambria Math"/>
                                          <w:sz w:val="20"/>
                                        </w:rPr>
                                        <m:t>x</m:t>
                                      </m:r>
                                    </m:sub>
                                  </m:sSub>
                                </m:oMath>
                              </m:oMathPara>
                            </w:p>
                            <w:p w:rsidR="001E0B47" w:rsidRPr="00F36741" w:rsidRDefault="001E0B47" w:rsidP="00065FB4">
                              <w:pPr>
                                <w:pStyle w:val="Tekstnormalny"/>
                                <w:spacing w:line="276" w:lineRule="auto"/>
                                <w:jc w:val="left"/>
                                <w:rPr>
                                  <w:sz w:val="20"/>
                                  <w:vertAlign w:val="subscript"/>
                                </w:rPr>
                              </w:pPr>
                            </w:p>
                            <w:p w:rsidR="001E0B47" w:rsidRPr="005D4A8E" w:rsidRDefault="001E0B47" w:rsidP="00065FB4">
                              <w:pPr>
                                <w:rPr>
                                  <w:color w:val="808080" w:themeColor="background1" w:themeShade="80"/>
                                </w:rPr>
                              </w:pPr>
                            </w:p>
                          </w:txbxContent>
                        </wps:txbx>
                        <wps:bodyPr rot="0" vert="horz" wrap="square" lIns="91440" tIns="45720" rIns="91440" bIns="45720" anchor="t" anchorCtr="0" upright="1">
                          <a:noAutofit/>
                        </wps:bodyPr>
                      </wps:wsp>
                      <wps:wsp>
                        <wps:cNvPr id="6749" name="AutoShape 6717"/>
                        <wps:cNvCnPr>
                          <a:cxnSpLocks noChangeShapeType="1"/>
                        </wps:cNvCnPr>
                        <wps:spPr bwMode="auto">
                          <a:xfrm flipV="1">
                            <a:off x="2244090" y="1520190"/>
                            <a:ext cx="635"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1" name="AutoShape 6718"/>
                        <wps:cNvCnPr>
                          <a:cxnSpLocks noChangeShapeType="1"/>
                        </wps:cNvCnPr>
                        <wps:spPr bwMode="auto">
                          <a:xfrm flipV="1">
                            <a:off x="1628775" y="180975"/>
                            <a:ext cx="635" cy="865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2" name="AutoShape 6719"/>
                        <wps:cNvCnPr>
                          <a:cxnSpLocks noChangeShapeType="1"/>
                        </wps:cNvCnPr>
                        <wps:spPr bwMode="auto">
                          <a:xfrm flipH="1">
                            <a:off x="1628775" y="253365"/>
                            <a:ext cx="180975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53" name="Rectangle 6720"/>
                        <wps:cNvSpPr>
                          <a:spLocks noChangeArrowheads="1"/>
                        </wps:cNvSpPr>
                        <wps:spPr bwMode="auto">
                          <a:xfrm>
                            <a:off x="703580" y="378460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065FB4">
                              <w:pPr>
                                <w:pStyle w:val="Tekstnormalny"/>
                                <w:spacing w:line="276" w:lineRule="auto"/>
                                <w:jc w:val="left"/>
                                <w:rPr>
                                  <w:sz w:val="20"/>
                                </w:rPr>
                              </w:pPr>
                              <w:r>
                                <w:rPr>
                                  <w:sz w:val="20"/>
                                </w:rPr>
                                <w:t>x</w:t>
                              </w:r>
                            </w:p>
                            <w:p w:rsidR="001E0B47" w:rsidRPr="005D4A8E" w:rsidRDefault="001E0B47" w:rsidP="00065FB4">
                              <w:pPr>
                                <w:rPr>
                                  <w:color w:val="808080" w:themeColor="background1" w:themeShade="80"/>
                                </w:rPr>
                              </w:pPr>
                            </w:p>
                          </w:txbxContent>
                        </wps:txbx>
                        <wps:bodyPr rot="0" vert="horz" wrap="square" lIns="91440" tIns="45720" rIns="91440" bIns="45720" anchor="t" anchorCtr="0" upright="1">
                          <a:noAutofit/>
                        </wps:bodyPr>
                      </wps:wsp>
                      <wps:wsp>
                        <wps:cNvPr id="6754" name="AutoShape 6721"/>
                        <wps:cNvCnPr>
                          <a:cxnSpLocks noChangeShapeType="1"/>
                        </wps:cNvCnPr>
                        <wps:spPr bwMode="auto">
                          <a:xfrm flipV="1">
                            <a:off x="325755" y="3510915"/>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5" name="AutoShape 6722"/>
                        <wps:cNvCnPr>
                          <a:cxnSpLocks noChangeShapeType="1"/>
                        </wps:cNvCnPr>
                        <wps:spPr bwMode="auto">
                          <a:xfrm>
                            <a:off x="325755" y="4015105"/>
                            <a:ext cx="539750"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6" name="Rectangle 6723"/>
                        <wps:cNvSpPr>
                          <a:spLocks noChangeArrowheads="1"/>
                        </wps:cNvSpPr>
                        <wps:spPr bwMode="auto">
                          <a:xfrm>
                            <a:off x="269240" y="341566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065FB4">
                              <w:pPr>
                                <w:pStyle w:val="Tekstnormalny"/>
                                <w:spacing w:line="276" w:lineRule="auto"/>
                                <w:jc w:val="left"/>
                                <w:rPr>
                                  <w:sz w:val="20"/>
                                </w:rPr>
                              </w:pPr>
                              <w:r>
                                <w:rPr>
                                  <w:sz w:val="20"/>
                                </w:rPr>
                                <w:t>y</w:t>
                              </w:r>
                            </w:p>
                            <w:p w:rsidR="001E0B47" w:rsidRPr="005D4A8E" w:rsidRDefault="001E0B47" w:rsidP="00065FB4">
                              <w:pPr>
                                <w:rPr>
                                  <w:color w:val="808080" w:themeColor="background1" w:themeShade="80"/>
                                </w:rPr>
                              </w:pPr>
                            </w:p>
                          </w:txbxContent>
                        </wps:txbx>
                        <wps:bodyPr rot="0" vert="horz" wrap="square" lIns="91440" tIns="45720" rIns="91440" bIns="45720" anchor="t" anchorCtr="0" upright="1">
                          <a:noAutofit/>
                        </wps:bodyPr>
                      </wps:wsp>
                      <wps:wsp>
                        <wps:cNvPr id="6757" name="AutoShape 6724"/>
                        <wps:cNvCnPr>
                          <a:cxnSpLocks noChangeShapeType="1"/>
                        </wps:cNvCnPr>
                        <wps:spPr bwMode="auto">
                          <a:xfrm flipV="1">
                            <a:off x="3437890" y="180975"/>
                            <a:ext cx="635" cy="865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8" name="AutoShape 6725"/>
                        <wps:cNvCnPr>
                          <a:cxnSpLocks noChangeShapeType="1"/>
                        </wps:cNvCnPr>
                        <wps:spPr bwMode="auto">
                          <a:xfrm flipV="1">
                            <a:off x="1588135" y="1085850"/>
                            <a:ext cx="213995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9" name="AutoShape 6726"/>
                        <wps:cNvCnPr>
                          <a:cxnSpLocks noChangeShapeType="1"/>
                        </wps:cNvCnPr>
                        <wps:spPr bwMode="auto">
                          <a:xfrm flipH="1">
                            <a:off x="3221355" y="470535"/>
                            <a:ext cx="5067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60" name="Rectangle 6727"/>
                        <wps:cNvSpPr>
                          <a:spLocks noChangeArrowheads="1"/>
                        </wps:cNvSpPr>
                        <wps:spPr bwMode="auto">
                          <a:xfrm>
                            <a:off x="3583305" y="651510"/>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065FB4">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O</m:t>
                                      </m:r>
                                    </m:e>
                                    <m:sub>
                                      <m:r>
                                        <m:rPr>
                                          <m:sty m:val="p"/>
                                        </m:rPr>
                                        <w:rPr>
                                          <w:rFonts w:ascii="Cambria Math" w:hAnsi="Cambria Math"/>
                                          <w:sz w:val="20"/>
                                        </w:rPr>
                                        <m:t>y</m:t>
                                      </m:r>
                                    </m:sub>
                                  </m:sSub>
                                </m:oMath>
                              </m:oMathPara>
                            </w:p>
                          </w:txbxContent>
                        </wps:txbx>
                        <wps:bodyPr rot="0" vert="horz" wrap="square" lIns="91440" tIns="45720" rIns="91440" bIns="45720" anchor="t" anchorCtr="0" upright="1">
                          <a:noAutofit/>
                        </wps:bodyPr>
                      </wps:wsp>
                      <wps:wsp>
                        <wps:cNvPr id="6761" name="Oval 6728"/>
                        <wps:cNvSpPr>
                          <a:spLocks noChangeArrowheads="1"/>
                        </wps:cNvSpPr>
                        <wps:spPr bwMode="auto">
                          <a:xfrm>
                            <a:off x="1593215" y="1050290"/>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wpg:cNvPr id="6762" name="Group 6729"/>
                        <wpg:cNvGrpSpPr>
                          <a:grpSpLocks/>
                        </wpg:cNvGrpSpPr>
                        <wpg:grpSpPr bwMode="auto">
                          <a:xfrm rot="21306624">
                            <a:off x="765810" y="4271010"/>
                            <a:ext cx="2700020" cy="1296035"/>
                            <a:chOff x="5443" y="10885"/>
                            <a:chExt cx="4252" cy="2041"/>
                          </a:xfrm>
                        </wpg:grpSpPr>
                        <wps:wsp>
                          <wps:cNvPr id="6763" name="Rectangle 6730"/>
                          <wps:cNvSpPr>
                            <a:spLocks noChangeArrowheads="1"/>
                          </wps:cNvSpPr>
                          <wps:spPr bwMode="auto">
                            <a:xfrm>
                              <a:off x="5443" y="10885"/>
                              <a:ext cx="4252" cy="2041"/>
                            </a:xfrm>
                            <a:prstGeom prst="rect">
                              <a:avLst/>
                            </a:prstGeom>
                            <a:solidFill>
                              <a:schemeClr val="bg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6764" name="Oval 6731"/>
                          <wps:cNvSpPr>
                            <a:spLocks noChangeArrowheads="1"/>
                          </wps:cNvSpPr>
                          <wps:spPr bwMode="auto">
                            <a:xfrm>
                              <a:off x="5536" y="10999"/>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65" name="Oval 6732"/>
                          <wps:cNvSpPr>
                            <a:spLocks noChangeArrowheads="1"/>
                          </wps:cNvSpPr>
                          <wps:spPr bwMode="auto">
                            <a:xfrm>
                              <a:off x="7588" y="10999"/>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66" name="Oval 6733"/>
                          <wps:cNvSpPr>
                            <a:spLocks noChangeArrowheads="1"/>
                          </wps:cNvSpPr>
                          <wps:spPr bwMode="auto">
                            <a:xfrm>
                              <a:off x="5479" y="12310"/>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67" name="Oval 6734"/>
                          <wps:cNvSpPr>
                            <a:spLocks noChangeArrowheads="1"/>
                          </wps:cNvSpPr>
                          <wps:spPr bwMode="auto">
                            <a:xfrm>
                              <a:off x="7531" y="12310"/>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wps:wsp>
                        <wps:cNvPr id="6768" name="Oval 6735"/>
                        <wps:cNvSpPr>
                          <a:spLocks noChangeArrowheads="1"/>
                        </wps:cNvSpPr>
                        <wps:spPr bwMode="auto">
                          <a:xfrm>
                            <a:off x="900430" y="4460240"/>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69" name="Oval 6736"/>
                        <wps:cNvSpPr>
                          <a:spLocks noChangeArrowheads="1"/>
                        </wps:cNvSpPr>
                        <wps:spPr bwMode="auto">
                          <a:xfrm>
                            <a:off x="864235" y="5292725"/>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70" name="Oval 6737"/>
                        <wps:cNvSpPr>
                          <a:spLocks noChangeArrowheads="1"/>
                        </wps:cNvSpPr>
                        <wps:spPr bwMode="auto">
                          <a:xfrm>
                            <a:off x="2203450" y="4460240"/>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71" name="Oval 6738"/>
                        <wps:cNvSpPr>
                          <a:spLocks noChangeArrowheads="1"/>
                        </wps:cNvSpPr>
                        <wps:spPr bwMode="auto">
                          <a:xfrm>
                            <a:off x="2167255" y="5292725"/>
                            <a:ext cx="144780" cy="144780"/>
                          </a:xfrm>
                          <a:prstGeom prst="ellipse">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6772" name="Oval 6739"/>
                        <wps:cNvSpPr>
                          <a:spLocks noChangeArrowheads="1"/>
                        </wps:cNvSpPr>
                        <wps:spPr bwMode="auto">
                          <a:xfrm>
                            <a:off x="3382645" y="4279265"/>
                            <a:ext cx="71755" cy="71755"/>
                          </a:xfrm>
                          <a:prstGeom prst="ellipse">
                            <a:avLst/>
                          </a:prstGeom>
                          <a:noFill/>
                          <a:ln w="9525" cap="rnd">
                            <a:solidFill>
                              <a:srgbClr val="000000"/>
                            </a:solidFill>
                            <a:prstDash val="sysDot"/>
                            <a:round/>
                            <a:headEnd/>
                            <a:tailEnd/>
                          </a:ln>
                          <a:extLst>
                            <a:ext uri="{909E8E84-426E-40DD-AFC4-6F175D3DCCD1}">
                              <a14:hiddenFill xmlns:a14="http://schemas.microsoft.com/office/drawing/2010/main">
                                <a:solidFill>
                                  <a:srgbClr val="00B0F0"/>
                                </a:solidFill>
                              </a14:hiddenFill>
                            </a:ext>
                          </a:extLst>
                        </wps:spPr>
                        <wps:bodyPr rot="0" vert="horz" wrap="square" lIns="91440" tIns="45720" rIns="91440" bIns="45720" anchor="t" anchorCtr="0" upright="1">
                          <a:noAutofit/>
                        </wps:bodyPr>
                      </wps:wsp>
                      <wps:wsp>
                        <wps:cNvPr id="6773" name="Rectangle 6740"/>
                        <wps:cNvSpPr>
                          <a:spLocks noChangeArrowheads="1"/>
                        </wps:cNvSpPr>
                        <wps:spPr bwMode="auto">
                          <a:xfrm>
                            <a:off x="3382010" y="411035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065FB4">
                              <w:pPr>
                                <w:rPr>
                                  <w:color w:val="808080" w:themeColor="background1" w:themeShade="80"/>
                                </w:rPr>
                              </w:pPr>
                              <m:oMathPara>
                                <m:oMath>
                                  <m:r>
                                    <m:rPr>
                                      <m:sty m:val="p"/>
                                    </m:rPr>
                                    <w:rPr>
                                      <w:rFonts w:ascii="Cambria Math" w:hAnsi="Cambria Math"/>
                                      <w:color w:val="808080" w:themeColor="background1" w:themeShade="80"/>
                                      <w:sz w:val="20"/>
                                    </w:rPr>
                                    <m:t>A</m:t>
                                  </m:r>
                                </m:oMath>
                              </m:oMathPara>
                            </w:p>
                          </w:txbxContent>
                        </wps:txbx>
                        <wps:bodyPr rot="0" vert="horz" wrap="square" lIns="91440" tIns="45720" rIns="91440" bIns="45720" anchor="t" anchorCtr="0" upright="1">
                          <a:noAutofit/>
                        </wps:bodyPr>
                      </wps:wsp>
                      <wps:wsp>
                        <wps:cNvPr id="6774" name="Oval 6741"/>
                        <wps:cNvSpPr>
                          <a:spLocks noChangeArrowheads="1"/>
                        </wps:cNvSpPr>
                        <wps:spPr bwMode="auto">
                          <a:xfrm>
                            <a:off x="3366135" y="412686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6775" name="Rectangle 6742"/>
                        <wps:cNvSpPr>
                          <a:spLocks noChangeArrowheads="1"/>
                        </wps:cNvSpPr>
                        <wps:spPr bwMode="auto">
                          <a:xfrm>
                            <a:off x="3366135" y="392938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065FB4">
                              <w:pPr>
                                <w:rPr>
                                  <w:sz w:val="20"/>
                                </w:rPr>
                              </w:pPr>
                              <m:oMathPara>
                                <m:oMath>
                                  <m:r>
                                    <m:rPr>
                                      <m:sty m:val="p"/>
                                    </m:rPr>
                                    <w:rPr>
                                      <w:rFonts w:ascii="Cambria Math" w:hAnsi="Cambria Math"/>
                                      <w:sz w:val="20"/>
                                    </w:rPr>
                                    <m:t>A'</m:t>
                                  </m:r>
                                </m:oMath>
                              </m:oMathPara>
                            </w:p>
                          </w:txbxContent>
                        </wps:txbx>
                        <wps:bodyPr rot="0" vert="horz" wrap="square" lIns="91440" tIns="45720" rIns="91440" bIns="45720" anchor="t" anchorCtr="0" upright="1">
                          <a:noAutofit/>
                        </wps:bodyPr>
                      </wps:wsp>
                      <wps:wsp>
                        <wps:cNvPr id="6776" name="Rectangle 6743"/>
                        <wps:cNvSpPr>
                          <a:spLocks noChangeArrowheads="1"/>
                        </wps:cNvSpPr>
                        <wps:spPr bwMode="auto">
                          <a:xfrm>
                            <a:off x="688975" y="570293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065FB4">
                              <w:pPr>
                                <w:pStyle w:val="Tekstnormalny"/>
                                <w:spacing w:line="276" w:lineRule="auto"/>
                                <w:jc w:val="left"/>
                                <w:rPr>
                                  <w:sz w:val="20"/>
                                </w:rPr>
                              </w:pPr>
                              <w:r>
                                <w:rPr>
                                  <w:sz w:val="20"/>
                                </w:rPr>
                                <w:t>x</w:t>
                              </w:r>
                            </w:p>
                            <w:p w:rsidR="001E0B47" w:rsidRPr="005D4A8E" w:rsidRDefault="001E0B47" w:rsidP="00065FB4">
                              <w:pPr>
                                <w:rPr>
                                  <w:color w:val="808080" w:themeColor="background1" w:themeShade="80"/>
                                </w:rPr>
                              </w:pPr>
                            </w:p>
                          </w:txbxContent>
                        </wps:txbx>
                        <wps:bodyPr rot="0" vert="horz" wrap="square" lIns="91440" tIns="45720" rIns="91440" bIns="45720" anchor="t" anchorCtr="0" upright="1">
                          <a:noAutofit/>
                        </wps:bodyPr>
                      </wps:wsp>
                      <wps:wsp>
                        <wps:cNvPr id="6777" name="AutoShape 6744"/>
                        <wps:cNvCnPr>
                          <a:cxnSpLocks noChangeShapeType="1"/>
                        </wps:cNvCnPr>
                        <wps:spPr bwMode="auto">
                          <a:xfrm flipV="1">
                            <a:off x="311150" y="5429250"/>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78" name="AutoShape 6745"/>
                        <wps:cNvCnPr>
                          <a:cxnSpLocks noChangeShapeType="1"/>
                        </wps:cNvCnPr>
                        <wps:spPr bwMode="auto">
                          <a:xfrm>
                            <a:off x="311150" y="5933440"/>
                            <a:ext cx="539750"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79" name="Rectangle 6746"/>
                        <wps:cNvSpPr>
                          <a:spLocks noChangeArrowheads="1"/>
                        </wps:cNvSpPr>
                        <wps:spPr bwMode="auto">
                          <a:xfrm>
                            <a:off x="254635" y="533400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065FB4">
                              <w:pPr>
                                <w:pStyle w:val="Tekstnormalny"/>
                                <w:spacing w:line="276" w:lineRule="auto"/>
                                <w:jc w:val="left"/>
                                <w:rPr>
                                  <w:sz w:val="20"/>
                                </w:rPr>
                              </w:pPr>
                              <w:r>
                                <w:rPr>
                                  <w:sz w:val="20"/>
                                </w:rPr>
                                <w:t>y</w:t>
                              </w:r>
                            </w:p>
                            <w:p w:rsidR="001E0B47" w:rsidRPr="005D4A8E" w:rsidRDefault="001E0B47" w:rsidP="00065FB4">
                              <w:pPr>
                                <w:rPr>
                                  <w:color w:val="808080" w:themeColor="background1" w:themeShade="80"/>
                                </w:rPr>
                              </w:pPr>
                            </w:p>
                          </w:txbxContent>
                        </wps:txbx>
                        <wps:bodyPr rot="0" vert="horz" wrap="square" lIns="91440" tIns="45720" rIns="91440" bIns="45720" anchor="t" anchorCtr="0" upright="1">
                          <a:noAutofit/>
                        </wps:bodyPr>
                      </wps:wsp>
                      <wps:wsp>
                        <wps:cNvPr id="6780" name="Rectangle 6747"/>
                        <wps:cNvSpPr>
                          <a:spLocks noChangeArrowheads="1"/>
                        </wps:cNvSpPr>
                        <wps:spPr bwMode="auto">
                          <a:xfrm>
                            <a:off x="180975" y="10858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065FB4">
                              <w:pPr>
                                <w:rPr>
                                  <w:color w:val="808080" w:themeColor="background1" w:themeShade="80"/>
                                </w:rPr>
                              </w:pPr>
                              <m:oMathPara>
                                <m:oMath>
                                  <m:r>
                                    <m:rPr>
                                      <m:sty m:val="p"/>
                                    </m:rPr>
                                    <w:rPr>
                                      <w:rFonts w:ascii="Cambria Math" w:hAnsi="Cambria Math"/>
                                      <w:sz w:val="20"/>
                                    </w:rPr>
                                    <m:t>a)</m:t>
                                  </m:r>
                                </m:oMath>
                              </m:oMathPara>
                            </w:p>
                          </w:txbxContent>
                        </wps:txbx>
                        <wps:bodyPr rot="0" vert="horz" wrap="square" lIns="91440" tIns="45720" rIns="91440" bIns="45720" anchor="t" anchorCtr="0" upright="1">
                          <a:noAutofit/>
                        </wps:bodyPr>
                      </wps:wsp>
                      <wps:wsp>
                        <wps:cNvPr id="6781" name="Rectangle 6748"/>
                        <wps:cNvSpPr>
                          <a:spLocks noChangeArrowheads="1"/>
                        </wps:cNvSpPr>
                        <wps:spPr bwMode="auto">
                          <a:xfrm>
                            <a:off x="180975" y="219202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065FB4">
                              <w:pPr>
                                <w:rPr>
                                  <w:color w:val="808080" w:themeColor="background1" w:themeShade="80"/>
                                </w:rPr>
                              </w:pPr>
                              <m:oMathPara>
                                <m:oMath>
                                  <m:r>
                                    <m:rPr>
                                      <m:sty m:val="p"/>
                                    </m:rPr>
                                    <w:rPr>
                                      <w:rFonts w:ascii="Cambria Math" w:hAnsi="Cambria Math"/>
                                      <w:sz w:val="20"/>
                                    </w:rPr>
                                    <m:t>b)</m:t>
                                  </m:r>
                                </m:oMath>
                              </m:oMathPara>
                            </w:p>
                          </w:txbxContent>
                        </wps:txbx>
                        <wps:bodyPr rot="0" vert="horz" wrap="square" lIns="91440" tIns="45720" rIns="91440" bIns="45720" anchor="t" anchorCtr="0" upright="1">
                          <a:noAutofit/>
                        </wps:bodyPr>
                      </wps:wsp>
                      <wps:wsp>
                        <wps:cNvPr id="6782" name="Rectangle 6749"/>
                        <wps:cNvSpPr>
                          <a:spLocks noChangeArrowheads="1"/>
                        </wps:cNvSpPr>
                        <wps:spPr bwMode="auto">
                          <a:xfrm>
                            <a:off x="180975" y="414655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065FB4">
                              <w:pPr>
                                <w:rPr>
                                  <w:color w:val="808080" w:themeColor="background1" w:themeShade="80"/>
                                </w:rPr>
                              </w:pPr>
                              <m:oMathPara>
                                <m:oMath>
                                  <m:r>
                                    <m:rPr>
                                      <m:sty m:val="p"/>
                                    </m:rPr>
                                    <w:rPr>
                                      <w:rFonts w:ascii="Cambria Math" w:hAnsi="Cambria Math"/>
                                      <w:sz w:val="20"/>
                                    </w:rPr>
                                    <m:t>c)</m:t>
                                  </m:r>
                                </m:oMath>
                              </m:oMathPara>
                            </w:p>
                          </w:txbxContent>
                        </wps:txbx>
                        <wps:bodyPr rot="0" vert="horz" wrap="square" lIns="91440" tIns="45720" rIns="91440" bIns="45720" anchor="t" anchorCtr="0" upright="1">
                          <a:noAutofit/>
                        </wps:bodyPr>
                      </wps:wsp>
                    </wpc:wpc>
                  </a:graphicData>
                </a:graphic>
              </wp:inline>
            </w:drawing>
          </mc:Choice>
          <mc:Fallback>
            <w:pict>
              <v:group id="Kanwa 6678" o:spid="_x0000_s1064" editas="canvas" style="width:344.85pt;height:487.35pt;mso-position-horizontal-relative:char;mso-position-vertical-relative:line" coordsize="43795,6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">
                <v:shape id="_x0000_s1065" type="#_x0000_t75" style="position:absolute;width:43795;height:61893;visibility:visible;mso-wrap-style:square">
                  <v:fill o:detectmouseclick="t"/>
                  <v:path o:connecttype="none"/>
                </v:shape>
                <v:rect id="Rectangle 6680" o:spid="_x0000_s1066" style="position:absolute;left:7385;top:4705;width:27000;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XPMEA&#10;AADdAAAADwAAAGRycy9kb3ducmV2LnhtbERPzU7CQBC+m/gOmyHxJls4KKlsGxAlHrhIeYBJd2gb&#10;u7NNd4D69s6BxOOX739dTqE3VxpTF9nBYp6BIa6j77hxcKo+n1dgkiB77COTg19KUBaPD2vMfbzx&#10;N12P0hgN4ZSjg1ZkyK1NdUsB0zwOxMqd4xhQFI6N9SPeNDz0dpllLzZgx9rQ4kDvLdU/x0tw8Ho4&#10;bOUjxEVVx3O1laaauv3OuafZtHkDIzTJv/ju/vLqW650rr7RJ2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JFzzBAAAA3QAAAA8AAAAAAAAAAAAAAAAAmAIAAGRycy9kb3du&#10;cmV2LnhtbFBLBQYAAAAABAAEAPUAAACGAwAAAAA=&#10;" fillcolor="#bfbfbf [2412]"/>
                <v:oval id="Oval 6681" o:spid="_x0000_s1067" style="position:absolute;left:8324;top:5429;width:288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mUcUA&#10;AADdAAAADwAAAGRycy9kb3ducmV2LnhtbESPT2vCQBTE74V+h+UJ3upGg/+iq0ilYA89mNb7I/tM&#10;gtm3IfuM6bfvFgo9DjPzG2a7H1yjeupC7dnAdJKAIi68rbk08PX59rICFQTZYuOZDHxTgP3u+WmL&#10;mfUPPlOfS6kihEOGBiqRNtM6FBU5DBPfEkfv6juHEmVXatvhI8Jdo2dJstAOa44LFbb0WlFxy+/O&#10;wLE85ItepzJPr8eTzG+Xj/d0asx4NBw2oIQG+Q//tU/WwHK2WsPvm/gE9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2uZRxQAAAN0AAAAPAAAAAAAAAAAAAAAAAJgCAABkcnMv&#10;ZG93bnJldi54bWxQSwUGAAAAAAQABAD1AAAAigMAAAAA&#10;"/>
                <v:oval id="Oval 6682" o:spid="_x0000_s1068" style="position:absolute;left:21355;top:5429;width:2882;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ZEcMA&#10;AADdAAAADwAAAGRycy9kb3ducmV2LnhtbERPTWvCQBC9C/0PyxR6040GrU2zilQK9uChab0P2TEJ&#10;yc6G7DSm/757KHh8vO98P7lOjTSExrOB5SIBRVx623Bl4Pvrfb4FFQTZYueZDPxSgP3uYZZjZv2N&#10;P2kspFIxhEOGBmqRPtM6lDU5DAvfE0fu6geHEuFQaTvgLYa7Tq+SZKMdNhwbauzpraayLX6cgWN1&#10;KDajTmWdXo8nWbeX80e6NObpcTq8ghKa5C7+d5+sgefVS9wf38Qn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nZEcMAAADdAAAADwAAAAAAAAAAAAAAAACYAgAAZHJzL2Rv&#10;d25yZXYueG1sUEsFBgAAAAAEAAQA9QAAAIgDAAAAAA==&#10;"/>
                <v:oval id="Oval 6683" o:spid="_x0000_s1069" style="position:absolute;left:7962;top:13754;width:288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V8isUA&#10;AADdAAAADwAAAGRycy9kb3ducmV2LnhtbESPQWvCQBSE7wX/w/IKvdVNDNqauoooBT30YFrvj+wz&#10;CWbfhuxrTP99tyD0OMzMN8xqM7pWDdSHxrOBdJqAIi69bbgy8PX5/vwKKgiyxdYzGfihAJv15GGF&#10;ufU3PtFQSKUihEOOBmqRLtc6lDU5DFPfEUfv4nuHEmVfadvjLcJdq2dJstAOG44LNXa0q6m8Ft/O&#10;wL7aFotBZzLPLvuDzK/nj2OWGvP0OG7fQAmN8h++tw/WwMtsmcLfm/g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XyKxQAAAN0AAAAPAAAAAAAAAAAAAAAAAJgCAABkcnMv&#10;ZG93bnJldi54bWxQSwUGAAAAAAQABAD1AAAAigMAAAAA&#10;"/>
                <v:oval id="Oval 6684" o:spid="_x0000_s1070" style="position:absolute;left:20993;top:13754;width:288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fi/cUA&#10;AADdAAAADwAAAGRycy9kb3ducmV2LnhtbESPQWvCQBSE74X+h+UVeqsbE9SauopUCnrowVjvj+wz&#10;CWbfhuxrTP99tyD0OMzMN8xqM7pWDdSHxrOB6SQBRVx623Bl4Ov08fIKKgiyxdYzGfihAJv148MK&#10;c+tvfKShkEpFCIccDdQiXa51KGtyGCa+I47exfcOJcq+0rbHW4S7VqdJMtcOG44LNXb0XlN5Lb6d&#10;gV21LeaDzmSWXXZ7mV3Pn4dsaszz07h9AyU0yn/43t5bA4t0mcLfm/g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L9xQAAAN0AAAAPAAAAAAAAAAAAAAAAAJgCAABkcnMv&#10;ZG93bnJldi54bWxQSwUGAAAAAAQABAD1AAAAigMAAAAA&#10;"/>
                <v:oval id="Oval 6685" o:spid="_x0000_s1071" style="position:absolute;left:9048;top:6153;width:1448;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zjMUA&#10;AADdAAAADwAAAGRycy9kb3ducmV2LnhtbESPW0vDQBCF34X+h2UKvtlNW2g17bYUwQt9stG+D9kx&#10;G8zOptkxif56VxB8PJzLx9nuR9+onrpYBzYwn2WgiMtga64MvL0+3NyCioJssQlMBr4own43udpi&#10;bsPAJ+oLqVQa4ZijASfS5lrH0pHHOAstcfLeQ+dRkuwqbTsc0rhv9CLLVtpjzYngsKV7R+VH8ekT&#10;dyge+5V3x5fLWl/c8ijn7ycx5no6HjaghEb5D/+1n62B9eJuCb9v0hP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TOMxQAAAN0AAAAPAAAAAAAAAAAAAAAAAJgCAABkcnMv&#10;ZG93bnJldi54bWxQSwUGAAAAAAQABAD1AAAAigMAAAAA&#10;" fillcolor="#7f7f7f [1612]"/>
                <v:oval id="Oval 6686" o:spid="_x0000_s1072" style="position:absolute;left:8686;top:14478;width:1448;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ir+MUA&#10;AADdAAAADwAAAGRycy9kb3ducmV2LnhtbESPW0vDQBCF3wX/wzIF3+ymVVqN3RYRvNCnGtv3ITvN&#10;hmZn0+yYRH+9Kwg+Hs7l46w2o29UT12sAxuYTTNQxGWwNVcG9h/P13egoiBbbAKTgS+KsFlfXqww&#10;t2Hgd+oLqVQa4ZijASfS5lrH0pHHOA0tcfKOofMoSXaVth0Oadw3ep5lC+2x5kRw2NKTo/JUfPrE&#10;HYqXfuHddnde6rO72crh+1WMuZqMjw+ghEb5D/+136yB5fz+Fn7fpCe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Kv4xQAAAN0AAAAPAAAAAAAAAAAAAAAAAJgCAABkcnMv&#10;ZG93bnJldi54bWxQSwUGAAAAAAQABAD1AAAAigMAAAAA&#10;" fillcolor="#7f7f7f [1612]"/>
                <v:oval id="Oval 6687" o:spid="_x0000_s1073" style="position:absolute;left:22078;top:6153;width:1448;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OY8UA&#10;AADdAAAADwAAAGRycy9kb3ducmV2LnhtbESPW0vDQBCF3wX/wzIF3+ymFVuN3RYRvNCnGtv3ITvN&#10;hmZn0+yYRH+9Kwg+Hs7l46w2o29UT12sAxuYTTNQxGWwNVcG9h/P13egoiBbbAKTgS+KsFlfXqww&#10;t2Hgd+oLqVQa4ZijASfS5lrH0pHHOA0tcfKOofMoSXaVth0Oadw3ep5lC+2x5kRw2NKTo/JUfPrE&#10;HYqXfuHddnde6rO72crh+1WMuZqMjw+ghEb5D/+136yB5fz+Fn7fpCe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A5jxQAAAN0AAAAPAAAAAAAAAAAAAAAAAJgCAABkcnMv&#10;ZG93bnJldi54bWxQSwUGAAAAAAQABAD1AAAAigMAAAAA&#10;" fillcolor="#7f7f7f [1612]"/>
                <v:oval id="Oval 6688" o:spid="_x0000_s1074" style="position:absolute;left:21717;top:14478;width:1447;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k8IcEA&#10;AADdAAAADwAAAGRycy9kb3ducmV2LnhtbERPS0vEMBC+C/6HMII3N3WFrtTNLiL4YE9a9T40Y1Ns&#10;Jt1mbKu/3jkIHj++93a/xN5MNOYusYPLVQGGuEm+49bB2+v9xTWYLMge+8Tk4Jsy7HenJ1usfJr5&#10;haZaWqMhnCt0EESGytrcBIqYV2kgVu4jjRFF4dhaP+Ks4bG366IobcSOtSHgQHeBms/6K2rvXD9M&#10;ZQyH5+PGHsPVQd5/HsW587Pl9gaM0CL/4j/3k3dQbta6X9/oE7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pPCHBAAAA3QAAAA8AAAAAAAAAAAAAAAAAmAIAAGRycy9kb3du&#10;cmV2LnhtbFBLBQYAAAAABAAEAPUAAACGAwAAAAA=&#10;" fillcolor="#7f7f7f [1612]"/>
                <v:rect id="Rectangle 6689" o:spid="_x0000_s1075" style="position:absolute;left:7035;top:19183;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KW8YA&#10;AADdAAAADwAAAGRycy9kb3ducmV2LnhtbESPT2vCQBTE7wW/w/KEXopu9GAluooIYpCCNP45P7LP&#10;JJh9G7PbJH77bqHgcZiZ3zDLdW8q0VLjSssKJuMIBHFmdcm5gvNpN5qDcB5ZY2WZFDzJwXo1eFti&#10;rG3H39SmPhcBwi5GBYX3dSylywoy6Ma2Jg7ezTYGfZBNLnWDXYCbSk6jaCYNlhwWCqxpW1B2T3+M&#10;gi47ttfT114eP66J5Ufy2KaXg1Lvw36zAOGp96/wfzvRCmaf0w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LKW8YAAADdAAAADwAAAAAAAAAAAAAAAACYAgAAZHJz&#10;L2Rvd25yZXYueG1sUEsFBgAAAAAEAAQA9QAAAIsDAAAAAA==&#10;" filled="f" stroked="f">
                  <v:textbox>
                    <w:txbxContent>
                      <w:p w:rsidR="001E0B47" w:rsidRPr="001C3685" w:rsidRDefault="001E0B47" w:rsidP="00065FB4">
                        <w:pPr>
                          <w:pStyle w:val="Tekstnormalny"/>
                          <w:spacing w:line="276" w:lineRule="auto"/>
                          <w:jc w:val="left"/>
                          <w:rPr>
                            <w:sz w:val="20"/>
                          </w:rPr>
                        </w:pPr>
                        <w:r>
                          <w:rPr>
                            <w:sz w:val="20"/>
                          </w:rPr>
                          <w:t>x</w:t>
                        </w:r>
                      </w:p>
                      <w:p w:rsidR="001E0B47" w:rsidRPr="005D4A8E" w:rsidRDefault="001E0B47" w:rsidP="00065FB4">
                        <w:pPr>
                          <w:rPr>
                            <w:color w:val="808080" w:themeColor="background1" w:themeShade="80"/>
                          </w:rPr>
                        </w:pPr>
                      </w:p>
                    </w:txbxContent>
                  </v:textbox>
                </v:rect>
                <v:shape id="AutoShape 6690" o:spid="_x0000_s1076" type="#_x0000_t32" style="position:absolute;left:3257;top:16357;width:6;height:5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uucQAAADdAAAADwAAAGRycy9kb3ducmV2LnhtbESPQWsCMRSE7wX/Q3iCt5p1QSurUVQo&#10;SC+lKujxsXnuBjcvyybdrP++KRR6HGbmG2a9HWwjeuq8caxgNs1AEJdOG64UXM7vr0sQPiBrbByT&#10;gid52G5GL2sstIv8Rf0pVCJB2BeooA6hLaT0ZU0W/dS1xMm7u85iSLKrpO4wJrhtZJ5lC2nRcFqo&#10;saVDTeXj9G0VmPhp+vZ4iPuP683rSOY5d0apyXjYrUAEGsJ/+K991AoWb3kO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NC65xAAAAN0AAAAPAAAAAAAAAAAA&#10;AAAAAKECAABkcnMvZG93bnJldi54bWxQSwUGAAAAAAQABAD5AAAAkgMAAAAA&#10;">
                  <v:stroke endarrow="block"/>
                </v:shape>
                <v:shape id="AutoShape 6691" o:spid="_x0000_s1077" type="#_x0000_t32" style="position:absolute;left:3257;top:21399;width:5398;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N4SMcAAADdAAAADwAAAGRycy9kb3ducmV2LnhtbESPT2sCMRTE7wW/Q3iCt5pVwepqFBFa&#10;iqUH/7Do7bF57i5uXpYk6tpP3xQKHoeZ+Q0zX7amFjdyvrKsYNBPQBDnVldcKDjs318nIHxA1lhb&#10;JgUP8rBcdF7mmGp75y3ddqEQEcI+RQVlCE0qpc9LMuj7tiGO3tk6gyFKV0jt8B7hppbDJBlLgxXH&#10;hRIbWpeUX3ZXo+D4Nb1mj+ybNtlgujmhM/5n/6FUr9uuZiACteEZ/m9/agXjt+EI/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E3hIxwAAAN0AAAAPAAAAAAAA&#10;AAAAAAAAAKECAABkcnMvZG93bnJldi54bWxQSwUGAAAAAAQABAD5AAAAlQMAAAAA&#10;">
                  <v:stroke endarrow="block"/>
                </v:shape>
                <v:rect id="Rectangle 6692" o:spid="_x0000_s1078" style="position:absolute;left:2692;top:15405;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Vpw8YA&#10;AADdAAAADwAAAGRycy9kb3ducmV2LnhtbESPQWvCQBSE74L/YXlCL6VulGJLdBURxFAEMVbPj+xr&#10;Epp9G7PbJP57Vyh4HGbmG2ax6k0lWmpcaVnBZByBIM6sLjlX8H3avn2CcB5ZY2WZFNzIwWo5HCww&#10;1rbjI7Wpz0WAsItRQeF9HUvpsoIMurGtiYP3YxuDPsgml7rBLsBNJadRNJMGSw4LBda0KSj7Tf+M&#10;gi47tJfTficPr5fE8jW5btLzl1Ivo349B+Gp98/wfzvRCmYf03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Vpw8YAAADdAAAADwAAAAAAAAAAAAAAAACYAgAAZHJz&#10;L2Rvd25yZXYueG1sUEsFBgAAAAAEAAQA9QAAAIsDAAAAAA==&#10;" filled="f" stroked="f">
                  <v:textbox>
                    <w:txbxContent>
                      <w:p w:rsidR="001E0B47" w:rsidRPr="001C3685" w:rsidRDefault="001E0B47" w:rsidP="00065FB4">
                        <w:pPr>
                          <w:pStyle w:val="Tekstnormalny"/>
                          <w:spacing w:line="276" w:lineRule="auto"/>
                          <w:jc w:val="left"/>
                          <w:rPr>
                            <w:sz w:val="20"/>
                          </w:rPr>
                        </w:pPr>
                        <w:r>
                          <w:rPr>
                            <w:sz w:val="20"/>
                          </w:rPr>
                          <w:t>y</w:t>
                        </w:r>
                      </w:p>
                      <w:p w:rsidR="001E0B47" w:rsidRPr="005D4A8E" w:rsidRDefault="001E0B47" w:rsidP="00065FB4">
                        <w:pPr>
                          <w:rPr>
                            <w:color w:val="808080" w:themeColor="background1" w:themeShade="80"/>
                          </w:rPr>
                        </w:pPr>
                      </w:p>
                    </w:txbxContent>
                  </v:textbox>
                </v:rect>
                <v:oval id="Oval 6693" o:spid="_x0000_s1079" style="position:absolute;left:34029;top:4349;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dgscA&#10;AADdAAAADwAAAGRycy9kb3ducmV2LnhtbESPT0/CQBTE7yZ+h80z4SZbCFZSWEg1MUHlYvlzfnQf&#10;7Wr3be0uUL+9a2LCcTIzv8nMl71txJk6bxwrGA0TEMSl04YrBdvNy/0UhA/IGhvHpOCHPCwXtzdz&#10;zLS78Aedi1CJCGGfoYI6hDaT0pc1WfRD1xJH7+g6iyHKrpK6w0uE20aOkySVFg3HhRpbeq6p/CpO&#10;VkH+aoo3k67fd/vJt376PPiQ5qVSg7s+n4EI1Idr+L+90grSx/ED/L2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A3YLHAAAA3QAAAA8AAAAAAAAAAAAAAAAAmAIAAGRy&#10;cy9kb3ducmV2LnhtbFBLBQYAAAAABAAEAPUAAACMAwAAAAA=&#10;" fillcolor="black [3213]"/>
                <v:rect id="Rectangle 6694" o:spid="_x0000_s1080" style="position:absolute;left:34182;top:2374;width:237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tSL8YA&#10;AADdAAAADwAAAGRycy9kb3ducmV2LnhtbESPT2vCQBTE7wW/w/IEL0U39ZBKdBURpKEUpPHP+ZF9&#10;JsHs25hdk/TbdwsFj8PM/IZZbQZTi45aV1lW8DaLQBDnVldcKDgd99MFCOeRNdaWScEPOdisRy8r&#10;TLTt+Zu6zBciQNglqKD0vkmkdHlJBt3MNsTBu9rWoA+yLaRusQ9wU8t5FMXSYMVhocSGdiXlt+xh&#10;FPT5obscvz7k4fWSWr6n9112/lRqMh62SxCeBv8M/7dTrSB+n8fw9yY8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tSL8YAAADdAAAADwAAAAAAAAAAAAAAAACYAgAAZHJz&#10;L2Rvd25yZXYueG1sUEsFBgAAAAAEAAQA9QAAAIsDAAAAAA==&#10;" filled="f" stroked="f">
                  <v:textbox>
                    <w:txbxContent>
                      <w:p w:rsidR="001E0B47" w:rsidRPr="005D4A8E" w:rsidRDefault="001E0B47" w:rsidP="00065FB4">
                        <w:pPr>
                          <w:rPr>
                            <w:color w:val="808080" w:themeColor="background1" w:themeShade="80"/>
                          </w:rPr>
                        </w:pPr>
                        <m:oMathPara>
                          <m:oMath>
                            <m:r>
                              <m:rPr>
                                <m:sty m:val="p"/>
                              </m:rPr>
                              <w:rPr>
                                <w:rFonts w:ascii="Cambria Math" w:hAnsi="Cambria Math"/>
                                <w:sz w:val="20"/>
                              </w:rPr>
                              <m:t>A</m:t>
                            </m:r>
                          </m:oMath>
                        </m:oMathPara>
                      </w:p>
                    </w:txbxContent>
                  </v:textbox>
                </v:rect>
                <v:rect id="Rectangle 6695" o:spid="_x0000_s1081" style="position:absolute;left:8470;top:23888;width:27001;height:12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WEScMA&#10;AADdAAAADwAAAGRycy9kb3ducmV2LnhtbESPwYrCQBBE7wv+w9DC3taJHoxER1FXxYMXjR/QZNok&#10;mOkJmV7N/r0jLOyxqKpX1GLVu0Y9qAu1ZwPjUQKKuPC25tLANd9/zUAFQbbYeCYDvxRgtRx8LDCz&#10;/slnelykVBHCIUMDlUibaR2KihyGkW+Jo3fznUOJsiu17fAZ4a7RkySZaoc1x4UKW9pWVNwvP85A&#10;ejptZOf8OC/8Ld9Imff14duYz2G/noMS6uU//Nc+WgPTdJLC+018Anr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WEScMAAADdAAAADwAAAAAAAAAAAAAAAACYAgAAZHJzL2Rv&#10;d25yZXYueG1sUEsFBgAAAAAEAAQA9QAAAIgDAAAAAA==&#10;" fillcolor="#bfbfbf [2412]"/>
                <v:oval id="Oval 6696" o:spid="_x0000_s1082" style="position:absolute;left:9061;top:24612;width:288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VEzcMA&#10;AADdAAAADwAAAGRycy9kb3ducmV2LnhtbERPTWvCQBC9C/0PyxR6040G05JmFakI9tBDY3sfsmMS&#10;kp0N2TGm/757KPT4eN/Ffna9mmgMrWcD61UCirjytuXawNfltHwBFQTZYu+ZDPxQgP3uYVFgbv2d&#10;P2kqpVYxhEOOBhqRIdc6VA05DCs/EEfu6keHEuFYazviPYa7Xm+SJNMOW44NDQ701lDVlTdn4Fgf&#10;ymzSqWzT6/Es2+774z1dG/P0OB9eQQnN8i/+c5+tgex5E+fGN/EJ6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VEzcMAAADdAAAADwAAAAAAAAAAAAAAAACYAgAAZHJzL2Rv&#10;d25yZXYueG1sUEsFBgAAAAAEAAQA9QAAAIgDAAAAAA==&#10;"/>
                <v:oval id="Oval 6697" o:spid="_x0000_s1083" style="position:absolute;left:22091;top:24612;width:288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VsUA&#10;AADdAAAADwAAAGRycy9kb3ducmV2LnhtbESPQWvCQBSE74X+h+UVeqsbDcaauopUCnrowVjvj+wz&#10;CWbfhuxrTP99tyD0OMzMN8xqM7pWDdSHxrOB6SQBRVx623Bl4Ov08fIKKgiyxdYzGfihAJv148MK&#10;c+tvfKShkEpFCIccDdQiXa51KGtyGCa+I47exfcOJcq+0rbHW4S7Vs+SJNMOG44LNXb0XlN5Lb6d&#10;gV21LbJBpzJPL7u9zK/nz0M6Neb5ady+gRIa5T98b++tgWwxW8Lfm/g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CeFWxQAAAN0AAAAPAAAAAAAAAAAAAAAAAJgCAABkcnMv&#10;ZG93bnJldi54bWxQSwUGAAAAAAQABAD1AAAAigMAAAAA&#10;"/>
                <v:oval id="Oval 6698" o:spid="_x0000_s1084" style="position:absolute;left:8699;top:32937;width:288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eFsIA&#10;AADdAAAADwAAAGRycy9kb3ducmV2LnhtbERPTWvCQBC9C/0PyxR6040NxpJmFakU9NBDY3sfsmMS&#10;kp0N2WlM/717KPT4eN/Ffna9mmgMrWcD61UCirjytuXawNflffkCKgiyxd4zGfilAPvdw6LA3Pob&#10;f9JUSq1iCIccDTQiQ651qBpyGFZ+II7c1Y8OJcKx1nbEWwx3vX5Okkw7bDk2NDjQW0NVV/44A8f6&#10;UGaTTmWTXo8n2XTfH+d0bczT43x4BSU0y7/4z32yBrJtGvfHN/EJ6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6t4WwgAAAN0AAAAPAAAAAAAAAAAAAAAAAJgCAABkcnMvZG93&#10;bnJldi54bWxQSwUGAAAAAAQABAD1AAAAhwMAAAAA&#10;"/>
                <v:oval id="Oval 6699" o:spid="_x0000_s1085" style="position:absolute;left:21729;top:32937;width:288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Z7jcUA&#10;AADdAAAADwAAAGRycy9kb3ducmV2LnhtbESPQWvCQBSE74X+h+UJ3uomDcYSXUUqgj300Gjvj+wz&#10;CWbfhuxrTP99t1DocZiZb5jNbnKdGmkIrWcD6SIBRVx523Jt4HI+Pr2ACoJssfNMBr4pwG77+LDB&#10;wvo7f9BYSq0ihEOBBhqRvtA6VA05DAvfE0fv6geHEuVQazvgPcJdp5+TJNcOW44LDfb02lB1K7+c&#10;gUO9L/NRZ7LMroeTLG+f729Zasx8Nu3XoIQm+Q//tU/WQL7KUvh9E5+A3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pnuNxQAAAN0AAAAPAAAAAAAAAAAAAAAAAJgCAABkcnMv&#10;ZG93bnJldi54bWxQSwUGAAAAAAQABAD1AAAAigMAAAAA&#10;"/>
                <v:oval id="Oval 6700" o:spid="_x0000_s1086" style="position:absolute;left:9048;top:25336;width:144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6REMQA&#10;AADdAAAADwAAAGRycy9kb3ducmV2LnhtbESPT0vDQBDF70K/wzIFb3ZjC6nEbosUqtKTRr0P2Wk2&#10;NDubZsck+uldQfD4eH9+vM1u8q0aqI9NYAO3iwwUcRVsw7WB97fDzR2oKMgW28Bk4Isi7Lazqw0W&#10;Noz8SkMptUojHAs04ES6QutYOfIYF6EjTt4p9B4lyb7WtscxjftWL7Ms1x4bTgSHHe0dVefy0yfu&#10;WD4OuXfHl8taX9zqKB/fT2LM9Xx6uAclNMl/+K/9bA3k69USft+kJ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kRDEAAAA3QAAAA8AAAAAAAAAAAAAAAAAmAIAAGRycy9k&#10;b3ducmV2LnhtbFBLBQYAAAAABAAEAPUAAACJAwAAAAA=&#10;" fillcolor="#7f7f7f [1612]"/>
                <v:oval id="Oval 6701" o:spid="_x0000_s1087" style="position:absolute;left:8686;top:33661;width:144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0i8QA&#10;AADdAAAADwAAAGRycy9kb3ducmV2LnhtbESPW0vDQBCF34X+h2UE3+xGA2mJ3RYpeKFPmur7kB2z&#10;wexsmh2T6K93BaGPh3P5OJvd7Ds10hDbwAZulhko4jrYlhsDb8eH6zWoKMgWu8Bk4Jsi7LaLiw2W&#10;Nkz8SmMljUojHEs04ET6UutYO/IYl6EnTt5HGDxKkkOj7YBTGvedvs2yQntsOREc9rR3VH9WXz5x&#10;p+pxLLw7vJxW+uTyg7z/PIkxV5fz/R0ooVnO4f/2szVQrPIc/t6kJ6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iNIvEAAAA3QAAAA8AAAAAAAAAAAAAAAAAmAIAAGRycy9k&#10;b3ducmV2LnhtbFBLBQYAAAAABAAEAPUAAACJAwAAAAA=&#10;" fillcolor="#7f7f7f [1612]"/>
                <v:oval id="Oval 6702" o:spid="_x0000_s1088" style="position:absolute;left:22078;top:25336;width:144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s/8QA&#10;AADdAAAADwAAAGRycy9kb3ducmV2LnhtbESPW0vDQBCF34X+h2UKvtlNraQldltE8EKfNNr3ITtm&#10;Q7OzaXZMor/eFQQfD+fycbb7ybdqoD42gQ0sFxko4irYhmsD728PVxtQUZAttoHJwBdF2O9mF1ss&#10;bBj5lYZSapVGOBZowIl0hdaxcuQxLkJHnLyP0HuUJPta2x7HNO5bfZ1lufbYcCI47OjeUXUqP33i&#10;juXjkHt3eDmv9dmtDnL8fhJjLufT3S0ooUn+w3/tZ2sgX69u4PdNegJ6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LrP/EAAAA3QAAAA8AAAAAAAAAAAAAAAAAmAIAAGRycy9k&#10;b3ducmV2LnhtbFBLBQYAAAAABAAEAPUAAACJAwAAAAA=&#10;" fillcolor="#7f7f7f [1612]"/>
                <v:oval id="Oval 6703" o:spid="_x0000_s1089" style="position:absolute;left:21717;top:33661;width:1447;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JZMQA&#10;AADdAAAADwAAAGRycy9kb3ducmV2LnhtbESPW0vDQBCF34X+h2UKvtlNLaYldltE8EKfNNr3ITtm&#10;Q7OzaXZMor/eFQQfD+fycbb7ybdqoD42gQ0sFxko4irYhmsD728PVxtQUZAttoHJwBdF2O9mF1ss&#10;bBj5lYZSapVGOBZowIl0hdaxcuQxLkJHnLyP0HuUJPta2x7HNO5bfZ1lufbYcCI47OjeUXUqP33i&#10;juXjkHt3eDmv9dmtDnL8fhJjLufT3S0ooUn+w3/tZ2sgX69u4PdNegJ6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HCWTEAAAA3QAAAA8AAAAAAAAAAAAAAAAAmAIAAGRycy9k&#10;b3ducmV2LnhtbFBLBQYAAAAABAAEAPUAAACJAwAAAAA=&#10;" fillcolor="#7f7f7f [1612]"/>
                <v:oval id="Oval 6704" o:spid="_x0000_s1090" style="position:absolute;left:33870;top:23526;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NzVMYA&#10;AADdAAAADwAAAGRycy9kb3ducmV2LnhtbESPT2sCMRTE74V+h/AKvRTNausqq1FUaCnoxT/s+bF5&#10;bhY3L0uS6vbbN4VCj8PM/IZZrHrbihv50DhWMBpmIIgrpxuuFZxP74MZiBCRNbaOScE3BVgtHx8W&#10;WGh35wPdjrEWCcKhQAUmxq6QMlSGLIah64iTd3HeYkzS11J7vCe4beU4y3JpseG0YLCjraHqevyy&#10;Ckq3O082pdmUb/vpLHupPshvx0o9P/XrOYhIffwP/7U/tYJ8+prD75v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NzVMYAAADdAAAADwAAAAAAAAAAAAAAAACYAgAAZHJz&#10;L2Rvd25yZXYueG1sUEsFBgAAAAAEAAQA9QAAAIsDAAAAAA==&#10;" filled="f" fillcolor="#00b0f0">
                  <v:stroke dashstyle="1 1" endcap="round"/>
                </v:oval>
                <v:rect id="Rectangle 6705" o:spid="_x0000_s1091" style="position:absolute;left:32213;top:21558;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5hacYA&#10;AADdAAAADwAAAGRycy9kb3ducmV2LnhtbESP3WrCQBSE7wu+w3IEb4putKASXUWE0lAKYvy5PmSP&#10;STB7Nma3Sfr23ULBy2FmvmHW295UoqXGlZYVTCcRCOLM6pJzBefT+3gJwnlkjZVlUvBDDrabwcsa&#10;Y207PlKb+lwECLsYFRTe17GULivIoJvYmjh4N9sY9EE2udQNdgFuKjmLork0WHJYKLCmfUHZPf02&#10;Crrs0F5PXx/y8HpNLD+Sxz69fCo1Gva7FQhPvX+G/9uJVjBfvC3g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5hacYAAADdAAAADwAAAAAAAAAAAAAAAACYAgAAZHJz&#10;L2Rvd25yZXYueG1sUEsFBgAAAAAEAAQA9QAAAIsDAAAAAA==&#10;" filled="f" stroked="f">
                  <v:textbox>
                    <w:txbxContent>
                      <w:p w:rsidR="001E0B47" w:rsidRPr="005A0238" w:rsidRDefault="001E0B47" w:rsidP="00065FB4">
                        <w:pPr>
                          <w:rPr>
                            <w:color w:val="808080" w:themeColor="background1" w:themeShade="80"/>
                          </w:rPr>
                        </w:pPr>
                        <m:oMathPara>
                          <m:oMath>
                            <m:r>
                              <m:rPr>
                                <m:sty m:val="p"/>
                              </m:rPr>
                              <w:rPr>
                                <w:rFonts w:ascii="Cambria Math" w:hAnsi="Cambria Math"/>
                                <w:color w:val="808080" w:themeColor="background1" w:themeShade="80"/>
                                <w:sz w:val="20"/>
                              </w:rPr>
                              <m:t>A</m:t>
                            </m:r>
                          </m:oMath>
                        </m:oMathPara>
                      </w:p>
                    </w:txbxContent>
                  </v:textbox>
                </v:rect>
                <v:oval id="Oval 6706" o:spid="_x0000_s1092" style="position:absolute;left:35159;top:23526;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jkwcQA&#10;AADdAAAADwAAAGRycy9kb3ducmV2LnhtbERPyU7DMBC9I/UfrKnEjTgFFKq0bpUiIbH0Qrqcp/E0&#10;cRuPQ2za8Pf4gMTx6e3z5WBbcaHeG8cKJkkKgrhy2nCtYLt5uZuC8AFZY+uYFPyQh+VidDPHXLsr&#10;f9KlDLWIIexzVNCE0OVS+qohiz5xHXHkjq63GCLsa6l7vMZw28r7NM2kRcOxocGOnhuqzuW3VVC8&#10;mfLdZOuP3f7xS69OBx+yolLqdjwUMxCBhvAv/nO/agXZ00OcG9/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Y5MHEAAAA3QAAAA8AAAAAAAAAAAAAAAAAmAIAAGRycy9k&#10;b3ducmV2LnhtbFBLBQYAAAAABAAEAPUAAACJAwAAAAA=&#10;" fillcolor="black [3213]"/>
                <v:rect id="Rectangle 6707" o:spid="_x0000_s1093" style="position:absolute;left:34950;top:21558;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QgMcA&#10;AADdAAAADwAAAGRycy9kb3ducmV2LnhtbESPQWvCQBSE74L/YXlCL1I3bcG2qasUoTSIIE3U8yP7&#10;TILZtzG7TeK/7xYEj8PMfMMsVoOpRUetqywreJpFIIhzqysuFOyzr8c3EM4ja6wtk4IrOVgtx6MF&#10;xtr2/ENd6gsRIOxiVFB638RSurwkg25mG+LgnWxr0AfZFlK32Ae4qeVzFM2lwYrDQokNrUvKz+mv&#10;UdDnu+6Ybb/lbnpMLF+Syzo9bJR6mAyfHyA8Df4evrUTrWD++vIO/2/C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9UIDHAAAA3QAAAA8AAAAAAAAAAAAAAAAAmAIAAGRy&#10;cy9kb3ducmV2LnhtbFBLBQYAAAAABAAEAPUAAACMAwAAAAA=&#10;" filled="f" stroked="f">
                  <v:textbox>
                    <w:txbxContent>
                      <w:p w:rsidR="001E0B47" w:rsidRPr="005A0238" w:rsidRDefault="001E0B47" w:rsidP="00065FB4">
                        <w:pPr>
                          <w:rPr>
                            <w:sz w:val="20"/>
                          </w:rPr>
                        </w:pPr>
                        <m:oMathPara>
                          <m:oMath>
                            <m:r>
                              <m:rPr>
                                <m:sty m:val="p"/>
                              </m:rPr>
                              <w:rPr>
                                <w:rFonts w:ascii="Cambria Math" w:hAnsi="Cambria Math"/>
                                <w:sz w:val="20"/>
                              </w:rPr>
                              <m:t>A'</m:t>
                            </m:r>
                          </m:oMath>
                        </m:oMathPara>
                      </w:p>
                    </w:txbxContent>
                  </v:textbox>
                </v:rect>
                <v:shape id="AutoShape 6708" o:spid="_x0000_s1094" type="#_x0000_t32" style="position:absolute;left:9410;top:15201;width:7;height:57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xdZ8MAAADdAAAADwAAAGRycy9kb3ducmV2LnhtbERPz2vCMBS+D/Y/hCd4GTOtDCedUUQQ&#10;xIMw24PHR/LWFpuXLom1/vfmMNjx4/u92oy2EwP50DpWkM8yEMTamZZrBVW5f1+CCBHZYOeYFDwo&#10;wGb9+rLCwrg7f9NwjrVIIRwKVNDE2BdSBt2QxTBzPXHifpy3GBP0tTQe7yncdnKeZQtpseXU0GBP&#10;u4b09XyzCtpjdaqGt9/o9fKYX3weykunlZpOxu0XiEhj/Bf/uQ9GweLzI+1Pb9ITk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cXWfDAAAA3QAAAA8AAAAAAAAAAAAA&#10;AAAAoQIAAGRycy9kb3ducmV2LnhtbFBLBQYAAAAABAAEAPkAAACRAwAAAAA=&#10;"/>
                <v:shape id="AutoShape 6709" o:spid="_x0000_s1095" type="#_x0000_t32" style="position:absolute;left:4343;top:6877;width:539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D4/MUAAADdAAAADwAAAGRycy9kb3ducmV2LnhtbESPQWsCMRSE74X+h/AKvRTNbikqW6OI&#10;IIiHgroHj4/kubt087Imcd3++0YQPA4z8w0zXw62FT350DhWkI8zEMTamYYrBeVxM5qBCBHZYOuY&#10;FPxRgOXi9WWOhXE33lN/iJVIEA4FKqhj7Aopg67JYhi7jjh5Z+ctxiR9JY3HW4LbVn5m2URabDgt&#10;1NjRuib9e7haBc2u/Cn7j0v0erbLTz4Px1OrlXp/G1bfICIN8Rl+tLdGwWT6lcP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D4/MUAAADdAAAADwAAAAAAAAAA&#10;AAAAAAChAgAAZHJzL2Rvd25yZXYueG1sUEsFBgAAAAAEAAQA+QAAAJMDAAAAAA==&#10;"/>
                <v:shape id="AutoShape 6710" o:spid="_x0000_s1096" type="#_x0000_t32" style="position:absolute;left:5067;top:6877;width:6;height:83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6AAsYAAADdAAAADwAAAGRycy9kb3ducmV2LnhtbESPQWvCQBSE70L/w/IKvemm0kZJXaWI&#10;ir0I2oo9PrPPJJh9G3a3Mf33riB4HGbmG2Yy60wtWnK+sqzgdZCAIM6trrhQ8PO97I9B+ICssbZM&#10;Cv7Jw2z61Jtgpu2Ft9TuQiEihH2GCsoQmkxKn5dk0A9sQxy9k3UGQ5SukNrhJcJNLYdJkkqDFceF&#10;Ehual5Sfd39GwddqNW5lvTkflu/pwtFxXeX7X6VenrvPDxCBuvAI39trrSAdvQ3h9iY+AT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egALGAAAA3QAAAA8AAAAAAAAA&#10;AAAAAAAAoQIAAGRycy9kb3ducmV2LnhtbFBLBQYAAAAABAAEAPkAAACUAwAAAAA=&#10;">
                  <v:stroke startarrow="block" endarrow="block"/>
                </v:shape>
                <v:shape id="AutoShape 6711" o:spid="_x0000_s1097" type="#_x0000_t32" style="position:absolute;left:36550;top:4705;width:6;height:61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RaD8cAAADdAAAADwAAAGRycy9kb3ducmV2LnhtbESPQWvCQBSE7wX/w/KEXkrd2IqV6Bqk&#10;pUXoycSDx2f2mQSzb0N2Y2J/vSsUPA4z8w2zSgZTiwu1rrKsYDqJQBDnVldcKNhn368LEM4ja6wt&#10;k4IrOUjWo6cVxtr2vKNL6gsRIOxiVFB638RSurwkg25iG+LgnWxr0AfZFlK32Ae4qeVbFM2lwYrD&#10;QokNfZaUn9POKDh8/Q5/eZ0dZ/25w5fs+nNKt0ap5/GwWYLwNPhH+L+91QrmH7N3uL8JT0C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hFoPxwAAAN0AAAAPAAAAAAAA&#10;AAAAAAAAAKECAABkcnMvZG93bnJldi54bWxQSwUGAAAAAAQABAD5AAAAlQMAAAAA&#10;">
                  <v:stroke startarrow="block" endarrow="block"/>
                </v:shape>
                <v:rect id="Rectangle 6712" o:spid="_x0000_s1098" style="position:absolute;left:23526;top:361;width:3982;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qMY8YA&#10;AADdAAAADwAAAGRycy9kb3ducmV2LnhtbESP3WrCQBSE7wu+w3IEb4puFFGJriJCaSgFMf5cH7LH&#10;JJg9G7PbJH37bqHQy2FmvmE2u95UoqXGlZYVTCcRCOLM6pJzBZfz23gFwnlkjZVlUvBNDnbbwcsG&#10;Y207PlGb+lwECLsYFRTe17GULivIoJvYmjh4d9sY9EE2udQNdgFuKjmLooU0WHJYKLCmQ0HZI/0y&#10;Crrs2N7On+/y+HpLLD+T5yG9fig1Gvb7NQhPvf8P/7UTrWCxnM/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qMY8YAAADdAAAADwAAAAAAAAAAAAAAAACYAgAAZHJz&#10;L2Rvd25yZXYueG1sUEsFBgAAAAAEAAQA9QAAAIsDAAAAAA==&#10;" filled="f" stroked="f">
                  <v:textbox>
                    <w:txbxContent>
                      <w:p w:rsidR="001E0B47" w:rsidRPr="00F36741" w:rsidRDefault="001E0B47" w:rsidP="00065FB4">
                        <w:pPr>
                          <w:rPr>
                            <w:sz w:val="20"/>
                            <w:vertAlign w:val="subscript"/>
                          </w:rPr>
                        </w:pPr>
                        <m:oMathPara>
                          <m:oMath>
                            <m:sSub>
                              <m:sSubPr>
                                <m:ctrlPr>
                                  <w:rPr>
                                    <w:rFonts w:ascii="Cambria Math" w:hAnsi="Cambria Math"/>
                                    <w:sz w:val="20"/>
                                  </w:rPr>
                                </m:ctrlPr>
                              </m:sSubPr>
                              <m:e>
                                <m:r>
                                  <m:rPr>
                                    <m:sty m:val="p"/>
                                  </m:rPr>
                                  <w:rPr>
                                    <w:rFonts w:ascii="Cambria Math" w:hAnsi="Cambria Math"/>
                                    <w:sz w:val="20"/>
                                  </w:rPr>
                                  <m:t>O</m:t>
                                </m:r>
                              </m:e>
                              <m:sub>
                                <m:r>
                                  <m:rPr>
                                    <m:sty m:val="p"/>
                                  </m:rPr>
                                  <w:rPr>
                                    <w:rFonts w:ascii="Cambria Math" w:hAnsi="Cambria Math"/>
                                    <w:sz w:val="20"/>
                                  </w:rPr>
                                  <m:t>x</m:t>
                                </m:r>
                              </m:sub>
                            </m:sSub>
                          </m:oMath>
                        </m:oMathPara>
                      </w:p>
                    </w:txbxContent>
                  </v:textbox>
                </v:rect>
                <v:shape id="AutoShape 6713" o:spid="_x0000_s1099" type="#_x0000_t32" style="position:absolute;left:4343;top:15201;width:503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YAAADdAAAADwAAAGRycy9kb3ducmV2LnhtbESPQWsCMRSE7wX/Q3iCl1KzK9bKapRS&#10;EIqHQnUPHh/Jc3dx87Imcd3+e1Mo9DjMzDfMejvYVvTkQ+NYQT7NQBBrZxquFJTH3csSRIjIBlvH&#10;pOCHAmw3o6c1Fsbd+Zv6Q6xEgnAoUEEdY1dIGXRNFsPUdcTJOztvMSbpK2k83hPctnKWZQtpseG0&#10;UGNHHzXpy+FmFTT78qvsn6/R6+U+P/k8HE+tVmoyHt5XICIN8T/81/40ChZv8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r/v/GAAAA3QAAAA8AAAAAAAAA&#10;AAAAAAAAoQIAAGRycy9kb3ducmV2LnhtbFBLBQYAAAAABAAEAPkAAACUAwAAAAA=&#10;"/>
                <v:rect id="Rectangle 6714" o:spid="_x0000_s1100" style="position:absolute;left:2171;top:9772;width:3982;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3j8YA&#10;AADdAAAADwAAAGRycy9kb3ducmV2LnhtbESPQWvCQBSE7wX/w/IEL0U3LZKW1FVEKA0iSGP1/Mi+&#10;JsHs25hdk/jvXaHQ4zAz3zCL1WBq0VHrKssKXmYRCOLc6ooLBT+Hz+k7COeRNdaWScGNHKyWo6cF&#10;Jtr2/E1d5gsRIOwSVFB63yRSurwkg25mG+Lg/drWoA+yLaRusQ9wU8vXKIqlwYrDQokNbUrKz9nV&#10;KOjzfXc67L7k/vmUWr6kl0123Co1GQ/rDxCeBv8f/munWkH8No/h8SY8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S3j8YAAADdAAAADwAAAAAAAAAAAAAAAACYAgAAZHJz&#10;L2Rvd25yZXYueG1sUEsFBgAAAAAEAAQA9QAAAIsDAAAAAA==&#10;" filled="f" stroked="f">
                  <v:textbox>
                    <w:txbxContent>
                      <w:p w:rsidR="001E0B47" w:rsidRPr="005D4A8E" w:rsidRDefault="001E0B47" w:rsidP="00065FB4">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B</m:t>
                                </m:r>
                              </m:e>
                              <m:sub>
                                <m:r>
                                  <m:rPr>
                                    <m:sty m:val="p"/>
                                  </m:rPr>
                                  <w:rPr>
                                    <w:rFonts w:ascii="Cambria Math" w:hAnsi="Cambria Math"/>
                                    <w:sz w:val="20"/>
                                  </w:rPr>
                                  <m:t>y</m:t>
                                </m:r>
                              </m:sub>
                            </m:sSub>
                          </m:oMath>
                        </m:oMathPara>
                      </w:p>
                      <w:p w:rsidR="001E0B47" w:rsidRPr="00F36741" w:rsidRDefault="001E0B47" w:rsidP="00065FB4">
                        <w:pPr>
                          <w:pStyle w:val="Tekstnormalny"/>
                          <w:spacing w:line="276" w:lineRule="auto"/>
                          <w:jc w:val="left"/>
                          <w:rPr>
                            <w:sz w:val="20"/>
                            <w:vertAlign w:val="subscript"/>
                          </w:rPr>
                        </w:pPr>
                      </w:p>
                      <w:p w:rsidR="001E0B47" w:rsidRPr="005D4A8E" w:rsidRDefault="001E0B47" w:rsidP="00065FB4">
                        <w:pPr>
                          <w:rPr>
                            <w:color w:val="808080" w:themeColor="background1" w:themeShade="80"/>
                          </w:rPr>
                        </w:pPr>
                      </w:p>
                    </w:txbxContent>
                  </v:textbox>
                </v:rect>
                <v:shape id="AutoShape 6715" o:spid="_x0000_s1101" type="#_x0000_t32" style="position:absolute;left:9410;top:20269;width:1296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jmsYAAADdAAAADwAAAGRycy9kb3ducmV2LnhtbESPT2vCQBTE74V+h+UVvNWNYqOkrlKK&#10;ir0I/kOPr9lnEsy+DbvbmH77bkHwOMzMb5jpvDO1aMn5yrKCQT8BQZxbXXGh4LBfvk5A+ICssbZM&#10;Cn7Jw3z2/DTFTNsbb6ndhUJECPsMFZQhNJmUPi/JoO/bhjh6F+sMhihdIbXDW4SbWg6TJJUGK44L&#10;JTb0WVJ+3f0YBV+r1aSV9eZ6Wr6lC0ff6yo/npXqvXQf7yACdeERvrfXWkE6Ho3h/018AnL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pI5rGAAAA3QAAAA8AAAAAAAAA&#10;AAAAAAAAoQIAAGRycy9kb3ducmV2LnhtbFBLBQYAAAAABAAEAPkAAACUAwAAAAA=&#10;">
                  <v:stroke startarrow="block" endarrow="block"/>
                </v:shape>
                <v:rect id="Rectangle 6716" o:spid="_x0000_s1102" style="position:absolute;left:14116;top:17735;width:3981;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GZsQA&#10;AADdAAAADwAAAGRycy9kb3ducmV2LnhtbERPTWvCQBC9C/0PyxS8SN1Uii2paygBMUhBTFrPQ3aa&#10;hGZnY3ZN0n/fPQgeH+97k0ymFQP1rrGs4HkZgSAurW64UvBV7J7eQDiPrLG1TAr+yEGyfZhtMNZ2&#10;5BMNua9ECGEXo4La+y6W0pU1GXRL2xEH7sf2Bn2AfSV1j2MIN61cRdFaGmw4NNTYUVpT+ZtfjYKx&#10;PA7n4nMvj4tzZvmSXdL8+6DU/HH6eAfhafJ38c2daQXr15cwN7wJT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3hmbEAAAA3QAAAA8AAAAAAAAAAAAAAAAAmAIAAGRycy9k&#10;b3ducmV2LnhtbFBLBQYAAAAABAAEAPUAAACJAwAAAAA=&#10;" filled="f" stroked="f">
                  <v:textbox>
                    <w:txbxContent>
                      <w:p w:rsidR="001E0B47" w:rsidRPr="005D4A8E" w:rsidRDefault="001E0B47" w:rsidP="00065FB4">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B</m:t>
                                </m:r>
                              </m:e>
                              <m:sub>
                                <m:r>
                                  <m:rPr>
                                    <m:sty m:val="p"/>
                                  </m:rPr>
                                  <w:rPr>
                                    <w:rFonts w:ascii="Cambria Math" w:hAnsi="Cambria Math"/>
                                    <w:sz w:val="20"/>
                                  </w:rPr>
                                  <m:t>x</m:t>
                                </m:r>
                              </m:sub>
                            </m:sSub>
                          </m:oMath>
                        </m:oMathPara>
                      </w:p>
                      <w:p w:rsidR="001E0B47" w:rsidRPr="00F36741" w:rsidRDefault="001E0B47" w:rsidP="00065FB4">
                        <w:pPr>
                          <w:pStyle w:val="Tekstnormalny"/>
                          <w:spacing w:line="276" w:lineRule="auto"/>
                          <w:jc w:val="left"/>
                          <w:rPr>
                            <w:sz w:val="20"/>
                            <w:vertAlign w:val="subscript"/>
                          </w:rPr>
                        </w:pPr>
                      </w:p>
                      <w:p w:rsidR="001E0B47" w:rsidRPr="005D4A8E" w:rsidRDefault="001E0B47" w:rsidP="00065FB4">
                        <w:pPr>
                          <w:rPr>
                            <w:color w:val="808080" w:themeColor="background1" w:themeShade="80"/>
                          </w:rPr>
                        </w:pPr>
                      </w:p>
                    </w:txbxContent>
                  </v:textbox>
                </v:rect>
                <v:shape id="AutoShape 6717" o:spid="_x0000_s1103" type="#_x0000_t32" style="position:absolute;left:22440;top:15201;width:7;height:57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0+sYAAADdAAAADwAAAGRycy9kb3ducmV2LnhtbESPQWsCMRSE7wX/Q3hCL0WzK6J2axQR&#10;hOKhUN2Dx0fyurt087Imcd3++0Yo9DjMzDfMejvYVvTkQ+NYQT7NQBBrZxquFJTnw2QFIkRkg61j&#10;UvBDAbab0dMaC+Pu/En9KVYiQTgUqKCOsSukDLomi2HqOuLkfTlvMSbpK2k83hPctnKWZQtpseG0&#10;UGNH+5r09+lmFTTH8qPsX67R69Uxv/g8nC+tVup5POzeQEQa4n/4r/1uFCyW81d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m9PrGAAAA3QAAAA8AAAAAAAAA&#10;AAAAAAAAoQIAAGRycy9kb3ducmV2LnhtbFBLBQYAAAAABAAEAPkAAACUAwAAAAA=&#10;"/>
                <v:shape id="AutoShape 6718" o:spid="_x0000_s1104" type="#_x0000_t32" style="position:absolute;left:16287;top:1809;width:7;height:86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luIcUAAADdAAAADwAAAGRycy9kb3ducmV2LnhtbESPQWsCMRSE74X+h/AKvRTNbqEqW6OI&#10;IIiHgroHj4/kubt087Imcd3++0YQPA4z8w0zXw62FT350DhWkI8zEMTamYYrBeVxM5qBCBHZYOuY&#10;FPxRgOXi9WWOhXE33lN/iJVIEA4FKqhj7Aopg67JYhi7jjh5Z+ctxiR9JY3HW4LbVn5m2URabDgt&#10;1NjRuib9e7haBc2u/Cn7j0v0erbLTz4Px1OrlXp/G1bfICIN8Rl+tLdGwWT6lcP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luIcUAAADdAAAADwAAAAAAAAAA&#10;AAAAAAChAgAAZHJzL2Rvd25yZXYueG1sUEsFBgAAAAAEAAQA+QAAAJMDAAAAAA==&#10;"/>
                <v:shape id="AutoShape 6719" o:spid="_x0000_s1105" type="#_x0000_t32" style="position:absolute;left:16287;top:2533;width:1809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cW38YAAADdAAAADwAAAGRycy9kb3ducmV2LnhtbESPQWvCQBSE74L/YXlCb7pRMJXoKlKq&#10;2EtBW9HjM/tMgtm3YXcb03/fFQoeh5n5hlmsOlOLlpyvLCsYjxIQxLnVFRcKvr82wxkIH5A11pZJ&#10;wS95WC37vQVm2t55T+0hFCJC2GeooAyhyaT0eUkG/cg2xNG7WmcwROkKqR3eI9zUcpIkqTRYcVwo&#10;saG3kvLb4cco+NhuZ62sP2+nzTR9d3TZVfnxrNTLoFvPQQTqwjP8395pBenrdAKP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HFt/GAAAA3QAAAA8AAAAAAAAA&#10;AAAAAAAAoQIAAGRycy9kb3ducmV2LnhtbFBLBQYAAAAABAAEAPkAAACUAwAAAAA=&#10;">
                  <v:stroke startarrow="block" endarrow="block"/>
                </v:shape>
                <v:rect id="Rectangle 6720" o:spid="_x0000_s1106" style="position:absolute;left:7035;top:37846;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qCyscA&#10;AADdAAAADwAAAGRycy9kb3ducmV2LnhtbESPQWvCQBSE74L/YXlCL1I3bdGW1FWKUBpEkCbq+ZF9&#10;JsHs25jdJvHfdwtCj8PMfMMs14OpRUetqywreJpFIIhzqysuFByyz8c3EM4ja6wtk4IbOVivxqMl&#10;xtr2/E1d6gsRIOxiVFB638RSurwkg25mG+LgnW1r0AfZFlK32Ae4qeVzFC2kwYrDQokNbUrKL+mP&#10;UdDn++6U7b7kfnpKLF+T6yY9bpV6mAwf7yA8Df4/fG8nWsHidf4Cf2/C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KgsrHAAAA3QAAAA8AAAAAAAAAAAAAAAAAmAIAAGRy&#10;cy9kb3ducmV2LnhtbFBLBQYAAAAABAAEAPUAAACMAwAAAAA=&#10;" filled="f" stroked="f">
                  <v:textbox>
                    <w:txbxContent>
                      <w:p w:rsidR="001E0B47" w:rsidRPr="001C3685" w:rsidRDefault="001E0B47" w:rsidP="00065FB4">
                        <w:pPr>
                          <w:pStyle w:val="Tekstnormalny"/>
                          <w:spacing w:line="276" w:lineRule="auto"/>
                          <w:jc w:val="left"/>
                          <w:rPr>
                            <w:sz w:val="20"/>
                          </w:rPr>
                        </w:pPr>
                        <w:r>
                          <w:rPr>
                            <w:sz w:val="20"/>
                          </w:rPr>
                          <w:t>x</w:t>
                        </w:r>
                      </w:p>
                      <w:p w:rsidR="001E0B47" w:rsidRPr="005D4A8E" w:rsidRDefault="001E0B47" w:rsidP="00065FB4">
                        <w:pPr>
                          <w:rPr>
                            <w:color w:val="808080" w:themeColor="background1" w:themeShade="80"/>
                          </w:rPr>
                        </w:pPr>
                      </w:p>
                    </w:txbxContent>
                  </v:textbox>
                </v:rect>
                <v:shape id="AutoShape 6721" o:spid="_x0000_s1107" type="#_x0000_t32" style="position:absolute;left:3257;top:35109;width:6;height:5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gK8UAAADdAAAADwAAAGRycy9kb3ducmV2LnhtbESPzWrDMBCE74W+g9hCb43ckD/cKKY1&#10;BEIvoUkgOS7W1ha1VsZSLOftq0Kgx2FmvmHWxWhbMVDvjWMFr5MMBHHltOFawem4fVmB8AFZY+uY&#10;FNzIQ7F5fFhjrl3kLxoOoRYJwj5HBU0IXS6lrxqy6CeuI07et+sthiT7WuoeY4LbVk6zbCEtGk4L&#10;DXZUNlT9HK5WgYl7M3S7Mn58ni9eRzK3uTNKPT+N728gAo3hP3xv77SCxXI+g7836Qn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dgK8UAAADdAAAADwAAAAAAAAAA&#10;AAAAAAChAgAAZHJzL2Rvd25yZXYueG1sUEsFBgAAAAAEAAQA+QAAAJMDAAAAAA==&#10;">
                  <v:stroke endarrow="block"/>
                </v:shape>
                <v:shape id="AutoShape 6722" o:spid="_x0000_s1108" type="#_x0000_t32" style="position:absolute;left:3257;top:40151;width:5398;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A22scAAADdAAAADwAAAGRycy9kb3ducmV2LnhtbESPT2sCMRTE7wW/Q3iCt5q1oNXVKCJU&#10;iqUH/7Do7bF57i5uXpYk6tpP3xQKHoeZ+Q0zW7SmFjdyvrKsYNBPQBDnVldcKDjsP17HIHxA1lhb&#10;JgUP8rCYd15mmGp75y3ddqEQEcI+RQVlCE0qpc9LMuj7tiGO3tk6gyFKV0jt8B7hppZvSTKSBiuO&#10;CyU2tCopv+yuRsHxa3LNHtk3bbLBZHNCZ/zPfq1Ur9supyACteEZ/m9/agWj9+EQ/t7E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sDbaxwAAAN0AAAAPAAAAAAAA&#10;AAAAAAAAAKECAABkcnMvZG93bnJldi54bWxQSwUGAAAAAAQABAD5AAAAlQMAAAAA&#10;">
                  <v:stroke endarrow="block"/>
                </v:shape>
                <v:rect id="Rectangle 6723" o:spid="_x0000_s1109" style="position:absolute;left:2692;top:34156;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0hUsYA&#10;AADdAAAADwAAAGRycy9kb3ducmV2LnhtbESPQWvCQBSE7wX/w/IEL0U3LZiW1FVEKA0iSGP1/Mi+&#10;JsHs25hdk/jvXaHQ4zAz3zCL1WBq0VHrKssKXmYRCOLc6ooLBT+Hz+k7COeRNdaWScGNHKyWo6cF&#10;Jtr2/E1d5gsRIOwSVFB63yRSurwkg25mG+Lg/drWoA+yLaRusQ9wU8vXKIqlwYrDQokNbUrKz9nV&#10;KOjzfXc67L7k/vmUWr6kl0123Co1GQ/rDxCeBv8f/munWkH8No/h8SY8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0hUsYAAADdAAAADwAAAAAAAAAAAAAAAACYAgAAZHJz&#10;L2Rvd25yZXYueG1sUEsFBgAAAAAEAAQA9QAAAIsDAAAAAA==&#10;" filled="f" stroked="f">
                  <v:textbox>
                    <w:txbxContent>
                      <w:p w:rsidR="001E0B47" w:rsidRPr="001C3685" w:rsidRDefault="001E0B47" w:rsidP="00065FB4">
                        <w:pPr>
                          <w:pStyle w:val="Tekstnormalny"/>
                          <w:spacing w:line="276" w:lineRule="auto"/>
                          <w:jc w:val="left"/>
                          <w:rPr>
                            <w:sz w:val="20"/>
                          </w:rPr>
                        </w:pPr>
                        <w:r>
                          <w:rPr>
                            <w:sz w:val="20"/>
                          </w:rPr>
                          <w:t>y</w:t>
                        </w:r>
                      </w:p>
                      <w:p w:rsidR="001E0B47" w:rsidRPr="005D4A8E" w:rsidRDefault="001E0B47" w:rsidP="00065FB4">
                        <w:pPr>
                          <w:rPr>
                            <w:color w:val="808080" w:themeColor="background1" w:themeShade="80"/>
                          </w:rPr>
                        </w:pPr>
                      </w:p>
                    </w:txbxContent>
                  </v:textbox>
                </v:rect>
                <v:shape id="AutoShape 6724" o:spid="_x0000_s1110" type="#_x0000_t32" style="position:absolute;left:34378;top:1809;width:7;height:86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xTzsUAAADdAAAADwAAAGRycy9kb3ducmV2LnhtbESPQWsCMRSE70L/Q3gFL1KzK1RlaxQR&#10;BPFQqO7B4yN53V26eVmTuG7/fSMIPQ4z8w2z2gy2FT350DhWkE8zEMTamYYrBeV5/7YEESKywdYx&#10;KfilAJv1y2iFhXF3/qL+FCuRIBwKVFDH2BVSBl2TxTB1HXHyvp23GJP0lTQe7wluWznLsrm02HBa&#10;qLGjXU3653SzCppj+Vn2k2v0ennMLz4P50urlRq/DtsPEJGG+B9+tg9GwXzxvoD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xTzsUAAADdAAAADwAAAAAAAAAA&#10;AAAAAAChAgAAZHJzL2Rvd25yZXYueG1sUEsFBgAAAAAEAAQA+QAAAJMDAAAAAA==&#10;"/>
                <v:shape id="AutoShape 6725" o:spid="_x0000_s1111" type="#_x0000_t32" style="position:absolute;left:15881;top:10858;width:21399;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PHvMMAAADdAAAADwAAAGRycy9kb3ducmV2LnhtbERPz2vCMBS+D/Y/hCd4GTOtMCedUUQQ&#10;xIMw24PHR/LWFpuXLom1/vfmMNjx4/u92oy2EwP50DpWkM8yEMTamZZrBVW5f1+CCBHZYOeYFDwo&#10;wGb9+rLCwrg7f9NwjrVIIRwKVNDE2BdSBt2QxTBzPXHifpy3GBP0tTQe7yncdnKeZQtpseXU0GBP&#10;u4b09XyzCtpjdaqGt9/o9fKYX3weykunlZpOxu0XiEhj/Bf/uQ9GweLzI81Nb9ITk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zx7zDAAAA3QAAAA8AAAAAAAAAAAAA&#10;AAAAoQIAAGRycy9kb3ducmV2LnhtbFBLBQYAAAAABAAEAPkAAACRAwAAAAA=&#10;"/>
                <v:shape id="AutoShape 6726" o:spid="_x0000_s1112" type="#_x0000_t32" style="position:absolute;left:32213;top:4705;width:506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9iJ8YAAADdAAAADwAAAGRycy9kb3ducmV2LnhtbESPT2sCMRTE7wW/Q3hCL0WzK/inW6OI&#10;IBQPheoePD6S192lm5c1iev22zdCocdhZn7DrLeDbUVPPjSOFeTTDASxdqbhSkF5PkxWIEJENtg6&#10;JgU/FGC7GT2tsTDuzp/Un2IlEoRDgQrqGLtCyqBrshimriNO3pfzFmOSvpLG4z3BbStnWbaQFhtO&#10;CzV2tK9Jf59uVkFzLD/K/uUavV4d84vPw/nSaqWex8PuDUSkIf6H/9rvRsFiOX+Fx5v0BO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YifGAAAA3QAAAA8AAAAAAAAA&#10;AAAAAAAAoQIAAGRycy9kb3ducmV2LnhtbFBLBQYAAAAABAAEAPkAAACUAwAAAAA=&#10;"/>
                <v:rect id="Rectangle 6727" o:spid="_x0000_s1113" style="position:absolute;left:35833;top:6515;width:3981;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WAMQA&#10;AADdAAAADwAAAGRycy9kb3ducmV2LnhtbERPTWuDQBC9F/oflinkUpq1OdhgXEMIlEoJhGqa8+BO&#10;VOLOGner9t9nD4UeH+873c6mEyMNrrWs4HUZgSCurG65VnAq31/WIJxH1thZJgW/5GCbPT6kmGg7&#10;8ReNha9FCGGXoILG+z6R0lUNGXRL2xMH7mIHgz7AoZZ6wCmEm06uoiiWBlsODQ32tG+ouhY/RsFU&#10;HcdzefiQx+dzbvmW3/bF96dSi6d5twHhafb/4j93rhXEb3HYH96EJ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01gDEAAAA3QAAAA8AAAAAAAAAAAAAAAAAmAIAAGRycy9k&#10;b3ducmV2LnhtbFBLBQYAAAAABAAEAPUAAACJAwAAAAA=&#10;" filled="f" stroked="f">
                  <v:textbox>
                    <w:txbxContent>
                      <w:p w:rsidR="001E0B47" w:rsidRPr="005D4A8E" w:rsidRDefault="001E0B47" w:rsidP="00065FB4">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O</m:t>
                                </m:r>
                              </m:e>
                              <m:sub>
                                <m:r>
                                  <m:rPr>
                                    <m:sty m:val="p"/>
                                  </m:rPr>
                                  <w:rPr>
                                    <w:rFonts w:ascii="Cambria Math" w:hAnsi="Cambria Math"/>
                                    <w:sz w:val="20"/>
                                  </w:rPr>
                                  <m:t>y</m:t>
                                </m:r>
                              </m:sub>
                            </m:sSub>
                          </m:oMath>
                        </m:oMathPara>
                      </w:p>
                    </w:txbxContent>
                  </v:textbox>
                </v:rect>
                <v:oval id="Oval 6728" o:spid="_x0000_s1114" style="position:absolute;left:15932;top:10502;width:717;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iQcYA&#10;AADdAAAADwAAAGRycy9kb3ducmV2LnhtbESPS2vDMBCE74X8B7GF3Bo5JajBiRLcQqGvS53HeWtt&#10;bTXWyrXUxPn3UaHQ4zAz3zDL9eBacaQ+WM8appMMBHHljeVaw3bzeDMHESKywdYzaThTgPVqdLXE&#10;3PgTv9OxjLVIEA45amhi7HIpQ9WQwzDxHXHyPn3vMCbZ19L0eEpw18rbLFPSoeW00GBHDw1Vh/LH&#10;aSiebfli1dvrbj/7NvdfHyGqotJ6fD0UCxCRhvgf/ms/GQ3qTk3h9016AnJ1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iQcYAAADdAAAADwAAAAAAAAAAAAAAAACYAgAAZHJz&#10;L2Rvd25yZXYueG1sUEsFBgAAAAAEAAQA9QAAAIsDAAAAAA==&#10;" fillcolor="black [3213]"/>
                <v:group id="Group 6729" o:spid="_x0000_s1115" style="position:absolute;left:7658;top:42710;width:27000;height:12960;rotation:-320445fd" coordorigin="5443,10885" coordsize="4252,2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rxu8xgAAAN0A&#10;AAAPAAAAAAAAAAAAAAAAAKoCAABkcnMvZG93bnJldi54bWxQSwUGAAAAAAQABAD6AAAAnQMAAAAA&#10;">
                  <v:rect id="Rectangle 6730" o:spid="_x0000_s1116" style="position:absolute;left:5443;top:10885;width:4252;height:2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7isQA&#10;AADdAAAADwAAAGRycy9kb3ducmV2LnhtbESPQWvCQBSE70L/w/IEb7qxQizRVbRq6cGLpj/gkX0m&#10;wezbkH3V+O+7gtDjMDPfMMt17xp1oy7Ung1MJwko4sLbmksDP/lh/AEqCLLFxjMZeFCA9eptsMTM&#10;+juf6HaWUkUIhwwNVCJtpnUoKnIYJr4ljt7Fdw4lyq7UtsN7hLtGvydJqh3WHBcqbOmzouJ6/nUG&#10;5sfjVvbOT/PCX/KtlHlff+2MGQ37zQKUUC//4Vf72xpI5+kMnm/iE9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O4rEAAAA3QAAAA8AAAAAAAAAAAAAAAAAmAIAAGRycy9k&#10;b3ducmV2LnhtbFBLBQYAAAAABAAEAPUAAACJAwAAAAA=&#10;" fillcolor="#bfbfbf [2412]"/>
                  <v:oval id="Oval 6731" o:spid="_x0000_s1117" style="position:absolute;left:5536;top:10999;width:454;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3CMUA&#10;AADdAAAADwAAAGRycy9kb3ducmV2LnhtbESPQWvCQBSE74X+h+UJvdWNjaYSXUWUgj300LTeH9ln&#10;Esy+DdlnTP99Vyj0OMzMN8x6O7pWDdSHxrOB2TQBRVx623Bl4Pvr7XkJKgiyxdYzGfihANvN48Ma&#10;c+tv/ElDIZWKEA45GqhFulzrUNbkMEx9Rxy9s+8dSpR9pW2Ptwh3rX5Jkkw7bDgu1NjRvqbyUlyd&#10;gUO1K7JBp7JIz4ejLC6nj/d0ZszTZNytQAmN8h/+ax+tgew1m8P9TXwC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vcIxQAAAN0AAAAPAAAAAAAAAAAAAAAAAJgCAABkcnMv&#10;ZG93bnJldi54bWxQSwUGAAAAAAQABAD1AAAAigMAAAAA&#10;"/>
                  <v:oval id="Oval 6732" o:spid="_x0000_s1118" style="position:absolute;left:7588;top:10999;width:454;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5Sk8UA&#10;AADdAAAADwAAAGRycy9kb3ducmV2LnhtbESPQWvCQBSE74X+h+UJ3urGhsQSXUUqgj300Gjvj+wz&#10;CWbfhuxrTP99t1DocZiZb5jNbnKdGmkIrWcDy0UCirjytuXawOV8fHoBFQTZYueZDHxTgN328WGD&#10;hfV3/qCxlFpFCIcCDTQifaF1qBpyGBa+J47e1Q8OJcqh1nbAe4S7Tj8nSa4dthwXGuzptaHqVn45&#10;A4d6X+ajTiVLr4eTZLfP97d0acx8Nu3XoIQm+Q//tU/WQL7KM/h9E5+A3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lKTxQAAAN0AAAAPAAAAAAAAAAAAAAAAAJgCAABkcnMv&#10;ZG93bnJldi54bWxQSwUGAAAAAAQABAD1AAAAigMAAAAA&#10;"/>
                  <v:oval id="Oval 6733" o:spid="_x0000_s1119" style="position:absolute;left:5479;top:12310;width:454;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5MUA&#10;AADdAAAADwAAAGRycy9kb3ducmV2LnhtbESPQUvDQBSE74L/YXlCb3ZTQ1eJ3ZZiKdRDD6Z6f2Rf&#10;k9Ds25B9pvHfu0LB4zAz3zCrzeQ7NdIQ28AWFvMMFHEVXMu1hc/T/vEFVBRkh11gsvBDETbr+7sV&#10;Fi5c+YPGUmqVIBwLtNCI9IXWsWrIY5yHnjh55zB4lCSHWrsBrwnuO/2UZUZ7bDktNNjTW0PVpfz2&#10;Fnb1tjSjzmWZn3cHWV6+ju/5wtrZw7R9BSU0yX/41j44C+bZGPh7k56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zkxQAAAN0AAAAPAAAAAAAAAAAAAAAAAJgCAABkcnMv&#10;ZG93bnJldi54bWxQSwUGAAAAAAQABAD1AAAAigMAAAAA&#10;"/>
                  <v:oval id="Oval 6734" o:spid="_x0000_s1120" style="position:absolute;left:7531;top:12310;width:454;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pf8UA&#10;AADdAAAADwAAAGRycy9kb3ducmV2LnhtbESPQWvCQBSE70L/w/KE3nRjg1Giq0ilYA89mNb7I/tM&#10;gtm3Ifsa03/fLRQ8DjPzDbPdj65VA/Wh8WxgMU9AEZfeNlwZ+Pp8m61BBUG22HomAz8UYL97mmwx&#10;t/7OZxoKqVSEcMjRQC3S5VqHsiaHYe474uhdfe9QouwrbXu8R7hr9UuSZNphw3Ghxo5eaypvxbcz&#10;cKwORTboVJbp9XiS5e3y8Z4ujHmejocNKKFRHuH/9skayFbZCv7exCe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sGl/xQAAAN0AAAAPAAAAAAAAAAAAAAAAAJgCAABkcnMv&#10;ZG93bnJldi54bWxQSwUGAAAAAAQABAD1AAAAigMAAAAA&#10;"/>
                </v:group>
                <v:oval id="Oval 6735" o:spid="_x0000_s1121" style="position:absolute;left:9004;top:44602;width:144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J58EA&#10;AADdAAAADwAAAGRycy9kb3ducmV2LnhtbERPS0vEMBC+C/6HMII3N1WhK3Wziwg+2JN29T40Y1Ns&#10;Jt1mbKu/3jkIHj++92a3xN5MNOYusYPLVQGGuEm+49bB2+Hh4gZMFmSPfWJy8E0ZdtvTkw1WPs38&#10;SlMtrdEQzhU6CCJDZW1uAkXMqzQQK/eRxoiicGytH3HW8Njbq6IobcSOtSHgQPeBms/6K2rvXD9O&#10;ZQz7l+PaHsP1Xt5/nsS587Pl7haM0CL/4j/3s3dQrkudq2/0Cd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1iefBAAAA3QAAAA8AAAAAAAAAAAAAAAAAmAIAAGRycy9kb3du&#10;cmV2LnhtbFBLBQYAAAAABAAEAPUAAACGAwAAAAA=&#10;" fillcolor="#7f7f7f [1612]"/>
                <v:oval id="Oval 6736" o:spid="_x0000_s1122" style="position:absolute;left:8642;top:52927;width:144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sfMQA&#10;AADdAAAADwAAAGRycy9kb3ducmV2LnhtbESPW0vDQBCF34X+h2UKvtlNFVJNuy1F8EKfbLTvQ3bM&#10;BrOzaXZMor/eFQQfD+fycTa7ybdqoD42gQ0sFxko4irYhmsDb68PV7egoiBbbAOTgS+KsNvOLjZY&#10;2DDykYZSapVGOBZowIl0hdaxcuQxLkJHnLz30HuUJPta2x7HNO5bfZ1lufbYcCI47OjeUfVRfvrE&#10;HcvHIffu8HJe6bO7Ocjp+0mMuZxP+zUooUn+w3/tZ2sgX+V38PsmPQ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5LHzEAAAA3QAAAA8AAAAAAAAAAAAAAAAAmAIAAGRycy9k&#10;b3ducmV2LnhtbFBLBQYAAAAABAAEAPUAAACJAwAAAAA=&#10;" fillcolor="#7f7f7f [1612]"/>
                <v:oval id="Oval 6737" o:spid="_x0000_s1123" style="position:absolute;left:22034;top:44602;width:144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oTPMEA&#10;AADdAAAADwAAAGRycy9kb3ducmV2LnhtbERPTUvDQBC9C/0PyxS82Y0KicRuixSq0pOmeh+y02xo&#10;djbNrkn01zsHwePjfa+3s+/USENsAxu4XWWgiOtgW24MfBz3Nw+gYkK22AUmA98UYbtZXK2xtGHi&#10;dxqr1CgJ4ViiAZdSX2oda0ce4yr0xMKdwuAxCRwabQecJNx3+i7Lcu2xZWlw2NPOUX2uvrz0TtXz&#10;mHt3eLsU+uLuD+nz5yUZc72cnx5BJZrTv/jP/WoN5EUh++WNPAG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aEzzBAAAA3QAAAA8AAAAAAAAAAAAAAAAAmAIAAGRycy9kb3du&#10;cmV2LnhtbFBLBQYAAAAABAAEAPUAAACGAwAAAAA=&#10;" fillcolor="#7f7f7f [1612]"/>
                <v:oval id="Oval 6738" o:spid="_x0000_s1124" style="position:absolute;left:21672;top:52927;width:144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2p8MA&#10;AADdAAAADwAAAGRycy9kb3ducmV2LnhtbESPT0vDQBDF74LfYRnBm91UISmx2yKFqvSkqd6H7JgN&#10;ZmfT7JhEP70rCD0+3p8fb72dfadGGmIb2MBykYEiroNtuTHwdtzfrEBFQbbYBSYD3xRhu7m8WGNp&#10;w8SvNFbSqDTCsUQDTqQvtY61I49xEXri5H2EwaMkOTTaDjilcd/p2yzLtceWE8FhTztH9Wf15RN3&#10;qh7H3LvDy6nQJ3d3kPefJzHm+mp+uAclNMs5/N9+tgbyoljC35v0BP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a2p8MAAADdAAAADwAAAAAAAAAAAAAAAACYAgAAZHJzL2Rv&#10;d25yZXYueG1sUEsFBgAAAAAEAAQA9QAAAIgDAAAAAA==&#10;" fillcolor="#7f7f7f [1612]"/>
                <v:oval id="Oval 6739" o:spid="_x0000_s1125" style="position:absolute;left:33826;top:42792;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Ml8YA&#10;AADdAAAADwAAAGRycy9kb3ducmV2LnhtbESPQWsCMRSE74X+h/AKvZSadbGurEapQkVoL7Wy58fm&#10;uVm6eVmSqOu/N0Khx2FmvmEWq8F24kw+tI4VjEcZCOLa6ZYbBYefj9cZiBCRNXaOScGVAqyWjw8L&#10;LLW78Ded97ERCcKhRAUmxr6UMtSGLIaR64mTd3TeYkzSN1J7vCS47WSeZVNpseW0YLCnjaH6d3+y&#10;Cir3eXhbV2ZdTb6KWfZSb8lvcqWen4b3OYhIQ/wP/7V3WsG0KHK4v0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LMl8YAAADdAAAADwAAAAAAAAAAAAAAAACYAgAAZHJz&#10;L2Rvd25yZXYueG1sUEsFBgAAAAAEAAQA9QAAAIsDAAAAAA==&#10;" filled="f" fillcolor="#00b0f0">
                  <v:stroke dashstyle="1 1" endcap="round"/>
                </v:oval>
                <v:rect id="Rectangle 6740" o:spid="_x0000_s1126" style="position:absolute;left:33820;top:41103;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qsYA&#10;AADdAAAADwAAAGRycy9kb3ducmV2LnhtbESP3WrCQBSE7wu+w3IEb4putKASXUWE0lAKYvy5PmSP&#10;STB7Nma3Sfr23ULBy2FmvmHW295UoqXGlZYVTCcRCOLM6pJzBefT+3gJwnlkjZVlUvBDDrabwcsa&#10;Y207PlKb+lwECLsYFRTe17GULivIoJvYmjh4N9sY9EE2udQNdgFuKjmLork0WHJYKLCmfUHZPf02&#10;Crrs0F5PXx/y8HpNLD+Sxz69fCo1Gva7FQhPvX+G/9uJVjBfLN7g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eqsYAAADdAAAADwAAAAAAAAAAAAAAAACYAgAAZHJz&#10;L2Rvd25yZXYueG1sUEsFBgAAAAAEAAQA9QAAAIsDAAAAAA==&#10;" filled="f" stroked="f">
                  <v:textbox>
                    <w:txbxContent>
                      <w:p w:rsidR="001E0B47" w:rsidRPr="005A0238" w:rsidRDefault="001E0B47" w:rsidP="00065FB4">
                        <w:pPr>
                          <w:rPr>
                            <w:color w:val="808080" w:themeColor="background1" w:themeShade="80"/>
                          </w:rPr>
                        </w:pPr>
                        <m:oMathPara>
                          <m:oMath>
                            <m:r>
                              <m:rPr>
                                <m:sty m:val="p"/>
                              </m:rPr>
                              <w:rPr>
                                <w:rFonts w:ascii="Cambria Math" w:hAnsi="Cambria Math"/>
                                <w:color w:val="808080" w:themeColor="background1" w:themeShade="80"/>
                                <w:sz w:val="20"/>
                              </w:rPr>
                              <m:t>A</m:t>
                            </m:r>
                          </m:oMath>
                        </m:oMathPara>
                      </w:p>
                    </w:txbxContent>
                  </v:textbox>
                </v:rect>
                <v:oval id="Oval 6741" o:spid="_x0000_s1127" style="position:absolute;left:33661;top:41268;width:717;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XBMYA&#10;AADdAAAADwAAAGRycy9kb3ducmV2LnhtbESPQWvCQBSE7wX/w/IKvdVNi0SJrpIWCq32Ylo9P7Ov&#10;ydbs2zS7avz3rlDwOMzMN8xs0dtGHKnzxrGCp2ECgrh02nCl4Pvr7XECwgdkjY1jUnAmD4v54G6G&#10;mXYnXtOxCJWIEPYZKqhDaDMpfVmTRT90LXH0flxnMUTZVVJ3eIpw28jnJEmlRcNxocaWXmsq98XB&#10;Ksg/TLE06edqsx396ZffnQ9pXir1cN/nUxCB+nAL/7fftYJ0PB7B9U18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9XBMYAAADdAAAADwAAAAAAAAAAAAAAAACYAgAAZHJz&#10;L2Rvd25yZXYueG1sUEsFBgAAAAAEAAQA9QAAAIsDAAAAAA==&#10;" fillcolor="black [3213]"/>
                <v:rect id="Rectangle 6742" o:spid="_x0000_s1128" style="position:absolute;left:33661;top:39293;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jRcYA&#10;AADdAAAADwAAAGRycy9kb3ducmV2LnhtbESP3WrCQBSE7wu+w3IEb4puFKoSXUWE0lAKYvy5PmSP&#10;STB7Nma3Sfr23ULBy2FmvmHW295UoqXGlZYVTCcRCOLM6pJzBefT+3gJwnlkjZVlUvBDDrabwcsa&#10;Y207PlKb+lwECLsYFRTe17GULivIoJvYmjh4N9sY9EE2udQNdgFuKjmLork0WHJYKLCmfUHZPf02&#10;Crrs0F5PXx/y8HpNLD+Sxz69fCo1Gva7FQhPvX+G/9uJVjBfLN7g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rjRcYAAADdAAAADwAAAAAAAAAAAAAAAACYAgAAZHJz&#10;L2Rvd25yZXYueG1sUEsFBgAAAAAEAAQA9QAAAIsDAAAAAA==&#10;" filled="f" stroked="f">
                  <v:textbox>
                    <w:txbxContent>
                      <w:p w:rsidR="001E0B47" w:rsidRPr="005A0238" w:rsidRDefault="001E0B47" w:rsidP="00065FB4">
                        <w:pPr>
                          <w:rPr>
                            <w:sz w:val="20"/>
                          </w:rPr>
                        </w:pPr>
                        <m:oMathPara>
                          <m:oMath>
                            <m:r>
                              <m:rPr>
                                <m:sty m:val="p"/>
                              </m:rPr>
                              <w:rPr>
                                <w:rFonts w:ascii="Cambria Math" w:hAnsi="Cambria Math"/>
                                <w:sz w:val="20"/>
                              </w:rPr>
                              <m:t>A'</m:t>
                            </m:r>
                          </m:oMath>
                        </m:oMathPara>
                      </w:p>
                    </w:txbxContent>
                  </v:textbox>
                </v:rect>
                <v:rect id="Rectangle 6743" o:spid="_x0000_s1129" style="position:absolute;left:6889;top:57029;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9MsYA&#10;AADdAAAADwAAAGRycy9kb3ducmV2LnhtbESPT2vCQBTE7wW/w/KEXopu6iGW6CoiSEMRpPHP+ZF9&#10;JsHs25hdk/jtu4VCj8PM/IZZrgdTi45aV1lW8D6NQBDnVldcKDgdd5MPEM4ja6wtk4InOVivRi9L&#10;TLTt+Zu6zBciQNglqKD0vkmkdHlJBt3UNsTBu9rWoA+yLaRusQ9wU8tZFMXSYMVhocSGtiXlt+xh&#10;FPT5obsc95/y8HZJLd/T+zY7fyn1Oh42CxCeBv8f/munWkE8n8fw+yY8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h9MsYAAADdAAAADwAAAAAAAAAAAAAAAACYAgAAZHJz&#10;L2Rvd25yZXYueG1sUEsFBgAAAAAEAAQA9QAAAIsDAAAAAA==&#10;" filled="f" stroked="f">
                  <v:textbox>
                    <w:txbxContent>
                      <w:p w:rsidR="001E0B47" w:rsidRPr="001C3685" w:rsidRDefault="001E0B47" w:rsidP="00065FB4">
                        <w:pPr>
                          <w:pStyle w:val="Tekstnormalny"/>
                          <w:spacing w:line="276" w:lineRule="auto"/>
                          <w:jc w:val="left"/>
                          <w:rPr>
                            <w:sz w:val="20"/>
                          </w:rPr>
                        </w:pPr>
                        <w:r>
                          <w:rPr>
                            <w:sz w:val="20"/>
                          </w:rPr>
                          <w:t>x</w:t>
                        </w:r>
                      </w:p>
                      <w:p w:rsidR="001E0B47" w:rsidRPr="005D4A8E" w:rsidRDefault="001E0B47" w:rsidP="00065FB4">
                        <w:pPr>
                          <w:rPr>
                            <w:color w:val="808080" w:themeColor="background1" w:themeShade="80"/>
                          </w:rPr>
                        </w:pPr>
                      </w:p>
                    </w:txbxContent>
                  </v:textbox>
                </v:rect>
                <v:shape id="AutoShape 6744" o:spid="_x0000_s1130" type="#_x0000_t32" style="position:absolute;left:3111;top:54292;width:6;height:5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CiPMQAAADdAAAADwAAAGRycy9kb3ducmV2LnhtbESPQWsCMRSE74X+h/AEbzWrUFdWo1ih&#10;IF5KVdDjY/PcDW5elk3crP++KRR6HGbmG2a1GWwjeuq8caxgOslAEJdOG64UnE+fbwsQPiBrbByT&#10;gid52KxfX1ZYaBf5m/pjqESCsC9QQR1CW0jpy5os+olriZN3c53FkGRXSd1hTHDbyFmWzaVFw2mh&#10;xpZ2NZX348MqMPHL9O1+Fz8Ol6vXkczz3RmlxqNhuwQRaAj/4b/2XiuY53kOv2/SE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8KI8xAAAAN0AAAAPAAAAAAAAAAAA&#10;AAAAAKECAABkcnMvZG93bnJldi54bWxQSwUGAAAAAAQABAD5AAAAkgMAAAAA&#10;">
                  <v:stroke endarrow="block"/>
                </v:shape>
                <v:shape id="AutoShape 6745" o:spid="_x0000_s1131" type="#_x0000_t32" style="position:absolute;left:3111;top:59334;width:5398;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FJMQAAADdAAAADwAAAGRycy9kb3ducmV2LnhtbERPz2vCMBS+D/Y/hDfwtqbuoLM2yhhM&#10;RNlhOsq8PZpnW2xeSpLaur9+OQw8fny/8/VoWnEl5xvLCqZJCoK4tLrhSsH38eP5FYQPyBpby6Tg&#10;Rh7Wq8eHHDNtB/6i6yFUIoawz1BBHUKXSenLmgz6xHbEkTtbZzBE6CqpHQ4x3LTyJU1n0mDDsaHG&#10;jt5rKi+H3ij42S/64lZ80q6YLnYndMb/HjdKTZ7GtyWIQGO4i//dW61gNp/HufFNf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MUkxAAAAN0AAAAPAAAAAAAAAAAA&#10;AAAAAKECAABkcnMvZG93bnJldi54bWxQSwUGAAAAAAQABAD5AAAAkgMAAAAA&#10;">
                  <v:stroke endarrow="block"/>
                </v:shape>
                <v:rect id="Rectangle 6746" o:spid="_x0000_s1132" style="position:absolute;left:2546;top:53340;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pQMcA&#10;AADdAAAADwAAAGRycy9kb3ducmV2LnhtbESPW2vCQBSE3wv+h+UIvhTd6IOX6CoilIZSEOPl+ZA9&#10;JsHs2ZjdJum/7xYKfRxm5htms+tNJVpqXGlZwXQSgSDOrC45V3A5v42XIJxH1lhZJgXf5GC3Hbxs&#10;MNa24xO1qc9FgLCLUUHhfR1L6bKCDLqJrYmDd7eNQR9kk0vdYBfgppKzKJpLgyWHhQJrOhSUPdIv&#10;o6DLju3t/Pkuj6+3xPIzeR7S64dSo2G/X4Pw1Pv/8F870Qrmi8UKft+EJyC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X6UDHAAAA3QAAAA8AAAAAAAAAAAAAAAAAmAIAAGRy&#10;cy9kb3ducmV2LnhtbFBLBQYAAAAABAAEAPUAAACMAwAAAAA=&#10;" filled="f" stroked="f">
                  <v:textbox>
                    <w:txbxContent>
                      <w:p w:rsidR="001E0B47" w:rsidRPr="001C3685" w:rsidRDefault="001E0B47" w:rsidP="00065FB4">
                        <w:pPr>
                          <w:pStyle w:val="Tekstnormalny"/>
                          <w:spacing w:line="276" w:lineRule="auto"/>
                          <w:jc w:val="left"/>
                          <w:rPr>
                            <w:sz w:val="20"/>
                          </w:rPr>
                        </w:pPr>
                        <w:r>
                          <w:rPr>
                            <w:sz w:val="20"/>
                          </w:rPr>
                          <w:t>y</w:t>
                        </w:r>
                      </w:p>
                      <w:p w:rsidR="001E0B47" w:rsidRPr="005D4A8E" w:rsidRDefault="001E0B47" w:rsidP="00065FB4">
                        <w:pPr>
                          <w:rPr>
                            <w:color w:val="808080" w:themeColor="background1" w:themeShade="80"/>
                          </w:rPr>
                        </w:pPr>
                      </w:p>
                    </w:txbxContent>
                  </v:textbox>
                </v:rect>
                <v:rect id="Rectangle 6747" o:spid="_x0000_s1133" style="position:absolute;left:1809;top:1085;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gw+sMA&#10;AADdAAAADwAAAGRycy9kb3ducmV2LnhtbERPy4rCMBTdC/5DuMJsRFNnodIxyiCIZRDE+lhfmjtt&#10;meamNrHt/L1ZCC4P573a9KYSLTWutKxgNo1AEGdWl5wruJx3kyUI55E1VpZJwT852KyHgxXG2nZ8&#10;ojb1uQgh7GJUUHhfx1K6rCCDbmpr4sD92sagD7DJpW6wC+Gmkp9RNJcGSw4NBda0LSj7Sx9GQZcd&#10;29v5sJfH8S2xfE/u2/T6o9THqP/+AuGp92/xy51oBfPFMuwPb8IT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gw+sMAAADdAAAADwAAAAAAAAAAAAAAAACYAgAAZHJzL2Rv&#10;d25yZXYueG1sUEsFBgAAAAAEAAQA9QAAAIgDAAAAAA==&#10;" filled="f" stroked="f">
                  <v:textbox>
                    <w:txbxContent>
                      <w:p w:rsidR="001E0B47" w:rsidRPr="005D4A8E" w:rsidRDefault="001E0B47" w:rsidP="00065FB4">
                        <w:pPr>
                          <w:rPr>
                            <w:color w:val="808080" w:themeColor="background1" w:themeShade="80"/>
                          </w:rPr>
                        </w:pPr>
                        <m:oMathPara>
                          <m:oMath>
                            <m:r>
                              <m:rPr>
                                <m:sty m:val="p"/>
                              </m:rPr>
                              <w:rPr>
                                <w:rFonts w:ascii="Cambria Math" w:hAnsi="Cambria Math"/>
                                <w:sz w:val="20"/>
                              </w:rPr>
                              <m:t>a)</m:t>
                            </m:r>
                          </m:oMath>
                        </m:oMathPara>
                      </w:p>
                    </w:txbxContent>
                  </v:textbox>
                </v:rect>
                <v:rect id="Rectangle 6748" o:spid="_x0000_s1134" style="position:absolute;left:1809;top:21920;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SVYcYA&#10;AADdAAAADwAAAGRycy9kb3ducmV2LnhtbESPT2vCQBTE7wW/w/IEL0U3erASXUUEaZCCNP45P7LP&#10;JJh9G7PbJH77bqHgcZiZ3zCrTW8q0VLjSssKppMIBHFmdcm5gvNpP16AcB5ZY2WZFDzJwWY9eFth&#10;rG3H39SmPhcBwi5GBYX3dSylywoy6Ca2Jg7ezTYGfZBNLnWDXYCbSs6iaC4NlhwWCqxpV1B2T3+M&#10;gi47ttfT16c8vl8Ty4/ksUsvB6VGw367BOGp96/wfzvRCuYfiy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SVYcYAAADdAAAADwAAAAAAAAAAAAAAAACYAgAAZHJz&#10;L2Rvd25yZXYueG1sUEsFBgAAAAAEAAQA9QAAAIsDAAAAAA==&#10;" filled="f" stroked="f">
                  <v:textbox>
                    <w:txbxContent>
                      <w:p w:rsidR="001E0B47" w:rsidRPr="005D4A8E" w:rsidRDefault="001E0B47" w:rsidP="00065FB4">
                        <w:pPr>
                          <w:rPr>
                            <w:color w:val="808080" w:themeColor="background1" w:themeShade="80"/>
                          </w:rPr>
                        </w:pPr>
                        <m:oMathPara>
                          <m:oMath>
                            <m:r>
                              <m:rPr>
                                <m:sty m:val="p"/>
                              </m:rPr>
                              <w:rPr>
                                <w:rFonts w:ascii="Cambria Math" w:hAnsi="Cambria Math"/>
                                <w:sz w:val="20"/>
                              </w:rPr>
                              <m:t>b)</m:t>
                            </m:r>
                          </m:oMath>
                        </m:oMathPara>
                      </w:p>
                    </w:txbxContent>
                  </v:textbox>
                </v:rect>
                <v:rect id="Rectangle 6749" o:spid="_x0000_s1135" style="position:absolute;left:1809;top:41465;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LFsYA&#10;AADdAAAADwAAAGRycy9kb3ducmV2LnhtbESPT2vCQBTE7wW/w/IEL0U39WAluooI0iAFafxzfmSf&#10;STD7NmbXJH77bqHgcZiZ3zDLdW8q0VLjSssKPiYRCOLM6pJzBafjbjwH4TyyxsoyKXiSg/Vq8LbE&#10;WNuOf6hNfS4ChF2MCgrv61hKlxVk0E1sTRy8q20M+iCbXOoGuwA3lZxG0UwaLDksFFjTtqDslj6M&#10;gi47tJfj95c8vF8Sy/fkvk3Pe6VGw36zAOGp96/wfzvRCmaf8y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YLFsYAAADdAAAADwAAAAAAAAAAAAAAAACYAgAAZHJz&#10;L2Rvd25yZXYueG1sUEsFBgAAAAAEAAQA9QAAAIsDAAAAAA==&#10;" filled="f" stroked="f">
                  <v:textbox>
                    <w:txbxContent>
                      <w:p w:rsidR="001E0B47" w:rsidRPr="005D4A8E" w:rsidRDefault="001E0B47" w:rsidP="00065FB4">
                        <w:pPr>
                          <w:rPr>
                            <w:color w:val="808080" w:themeColor="background1" w:themeShade="80"/>
                          </w:rPr>
                        </w:pPr>
                        <m:oMathPara>
                          <m:oMath>
                            <m:r>
                              <m:rPr>
                                <m:sty m:val="p"/>
                              </m:rPr>
                              <w:rPr>
                                <w:rFonts w:ascii="Cambria Math" w:hAnsi="Cambria Math"/>
                                <w:sz w:val="20"/>
                              </w:rPr>
                              <m:t>c)</m:t>
                            </m:r>
                          </m:oMath>
                        </m:oMathPara>
                      </w:p>
                    </w:txbxContent>
                  </v:textbox>
                </v:rect>
                <w10:anchorlock/>
              </v:group>
            </w:pict>
          </mc:Fallback>
        </mc:AlternateContent>
      </w:r>
    </w:p>
    <w:p w:rsidR="00065FB4" w:rsidRDefault="00065FB4" w:rsidP="00065FB4">
      <w:pPr>
        <w:pStyle w:val="Legenda"/>
      </w:pPr>
      <w:r>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Rysunek \* ARABIC \s 1 </w:instrText>
      </w:r>
      <w:r w:rsidR="001E0B47">
        <w:fldChar w:fldCharType="separate"/>
      </w:r>
      <w:r w:rsidR="009F0CB6">
        <w:rPr>
          <w:noProof/>
        </w:rPr>
        <w:t>61</w:t>
      </w:r>
      <w:r w:rsidR="001E0B47">
        <w:rPr>
          <w:noProof/>
        </w:rPr>
        <w:fldChar w:fldCharType="end"/>
      </w:r>
      <w:r>
        <w:t>– Błędy liniowe i kątowe montażu części. a) Część w położeniu nominalnym, b) maksymalne przemieszczenie w poziomie i c) maksymalny obrót kątowy.</w:t>
      </w:r>
    </w:p>
    <w:p w:rsidR="00F77AEF" w:rsidRDefault="00F77AEF" w:rsidP="003C109C">
      <w:pPr>
        <w:pStyle w:val="Tekstnormalny"/>
      </w:pPr>
      <w:r>
        <w:lastRenderedPageBreak/>
        <w:t>Maksymalne możliwe przesunięcie na luzach w otworach jest takie samo w poziomie jak w pionie, dlatego został zilustrowany tylko jeden przypadek.</w:t>
      </w:r>
      <w:r w:rsidR="00A736CC">
        <w:t xml:space="preserve"> Rozważany jest możliwie najgorszy przypadek </w:t>
      </w:r>
      <w:r w:rsidR="00A60DCC">
        <w:t xml:space="preserve">uwzględniający </w:t>
      </w:r>
      <w:r w:rsidR="00A736CC">
        <w:t>tolerancje wykonania.</w:t>
      </w:r>
    </w:p>
    <w:tbl>
      <w:tblPr>
        <w:tblW w:w="5000" w:type="pct"/>
        <w:tblLook w:val="04A0" w:firstRow="1" w:lastRow="0" w:firstColumn="1" w:lastColumn="0" w:noHBand="0" w:noVBand="1"/>
      </w:tblPr>
      <w:tblGrid>
        <w:gridCol w:w="803"/>
        <w:gridCol w:w="7683"/>
        <w:gridCol w:w="802"/>
      </w:tblGrid>
      <w:tr w:rsidR="00F77AEF" w:rsidTr="00E15D70">
        <w:tc>
          <w:tcPr>
            <w:tcW w:w="432" w:type="pct"/>
          </w:tcPr>
          <w:p w:rsidR="00F77AEF" w:rsidRDefault="00F77AEF" w:rsidP="00E15D70">
            <w:pPr>
              <w:pStyle w:val="Tekstnormalny"/>
            </w:pPr>
          </w:p>
        </w:tc>
        <w:tc>
          <w:tcPr>
            <w:tcW w:w="4136" w:type="pct"/>
          </w:tcPr>
          <w:p w:rsidR="00F77AEF" w:rsidRPr="004E3472" w:rsidRDefault="004E3472" w:rsidP="00D146A5">
            <w:pPr>
              <w:pStyle w:val="Tekstnormalny"/>
              <w:jc w:val="cente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x</m:t>
                    </m:r>
                  </m:sub>
                </m:sSub>
                <m:r>
                  <w:rPr>
                    <w:rFonts w:ascii="Cambria Math" w:eastAsiaTheme="minorEastAsia" w:hAnsi="Cambria Math"/>
                  </w:rPr>
                  <m:t xml:space="preserve">= </m:t>
                </m:r>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y</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otw</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Es</m:t>
                        </m:r>
                      </m:e>
                      <m:sub>
                        <m:r>
                          <m:rPr>
                            <m:sty m:val="p"/>
                          </m:rPr>
                          <w:rPr>
                            <w:rFonts w:ascii="Cambria Math" w:eastAsiaTheme="minorEastAsia" w:hAnsi="Cambria Math"/>
                          </w:rPr>
                          <m:t>otw</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gwi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gwi</m:t>
                        </m:r>
                      </m:sub>
                    </m:sSub>
                    <m:r>
                      <m:rPr>
                        <m:sty m:val="p"/>
                      </m:rP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m:oMathPara>
          </w:p>
        </w:tc>
        <w:tc>
          <w:tcPr>
            <w:tcW w:w="432" w:type="pct"/>
            <w:vAlign w:val="center"/>
          </w:tcPr>
          <w:p w:rsidR="00F77AEF" w:rsidRDefault="00F77AEF" w:rsidP="00E15D70">
            <w:pPr>
              <w:pStyle w:val="Legenda"/>
              <w:keepNext/>
              <w:jc w:val="right"/>
            </w:pPr>
            <w:r>
              <w:t>(</w:t>
            </w:r>
            <w:r w:rsidR="001A4129">
              <w:fldChar w:fldCharType="begin"/>
            </w:r>
            <w:r>
              <w:instrText xml:space="preserve"> STYLEREF 1 \s </w:instrText>
            </w:r>
            <w:r w:rsidR="001A4129">
              <w:fldChar w:fldCharType="separate"/>
            </w:r>
            <w:r w:rsidR="009F0CB6">
              <w:rPr>
                <w:noProof/>
              </w:rPr>
              <w:t>5</w:t>
            </w:r>
            <w:r w:rsidR="001A4129">
              <w:fldChar w:fldCharType="end"/>
            </w:r>
            <w:r>
              <w:t>.</w:t>
            </w:r>
            <w:r w:rsidR="001A4129">
              <w:fldChar w:fldCharType="begin"/>
            </w:r>
            <w:r>
              <w:instrText xml:space="preserve"> SEQ Równanie \* ARABIC \s 1 </w:instrText>
            </w:r>
            <w:r w:rsidR="001A4129">
              <w:fldChar w:fldCharType="separate"/>
            </w:r>
            <w:r w:rsidR="009F0CB6">
              <w:rPr>
                <w:noProof/>
              </w:rPr>
              <w:t>46</w:t>
            </w:r>
            <w:r w:rsidR="001A4129">
              <w:fldChar w:fldCharType="end"/>
            </w:r>
            <w:r>
              <w:t>)</w:t>
            </w:r>
          </w:p>
        </w:tc>
      </w:tr>
    </w:tbl>
    <w:p w:rsidR="008C4BDB" w:rsidRDefault="004E3472" w:rsidP="003C109C">
      <w:pPr>
        <w:pStyle w:val="Tekstnormalny"/>
      </w:pPr>
      <w:r>
        <w:t>Gdzie:</w:t>
      </w:r>
    </w:p>
    <w:p w:rsidR="004E3472" w:rsidRDefault="004E3472" w:rsidP="003C109C">
      <w:pPr>
        <w:pStyle w:val="Tekstnormalny"/>
        <w:rPr>
          <w:rFonts w:eastAsiaTheme="minorEastAsia"/>
        </w:rPr>
      </w:pPr>
      <m:oMath>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x</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y</m:t>
            </m:r>
          </m:sub>
        </m:sSub>
      </m:oMath>
      <w:r w:rsidRPr="004E3472">
        <w:rPr>
          <w:rFonts w:eastAsiaTheme="minorEastAsia"/>
        </w:rPr>
        <w:t xml:space="preserve"> - maksymaln</w:t>
      </w:r>
      <w:r w:rsidR="009B1531">
        <w:rPr>
          <w:rFonts w:eastAsiaTheme="minorEastAsia"/>
        </w:rPr>
        <w:t>e błędy</w:t>
      </w:r>
      <w:r w:rsidRPr="004E3472">
        <w:rPr>
          <w:rFonts w:eastAsiaTheme="minorEastAsia"/>
        </w:rPr>
        <w:t xml:space="preserve"> liniow</w:t>
      </w:r>
      <w:r w:rsidR="009B1531">
        <w:rPr>
          <w:rFonts w:eastAsiaTheme="minorEastAsia"/>
        </w:rPr>
        <w:t>e</w:t>
      </w:r>
      <w:r>
        <w:rPr>
          <w:rFonts w:eastAsiaTheme="minorEastAsia"/>
        </w:rPr>
        <w:t xml:space="preserve"> </w:t>
      </w:r>
      <w:r w:rsidR="00091563">
        <w:rPr>
          <w:rFonts w:eastAsiaTheme="minorEastAsia"/>
        </w:rPr>
        <w:t xml:space="preserve">montażu </w:t>
      </w:r>
      <w:r>
        <w:rPr>
          <w:rFonts w:eastAsiaTheme="minorEastAsia"/>
        </w:rPr>
        <w:t>w poziomie i w pionie;</w:t>
      </w:r>
    </w:p>
    <w:p w:rsidR="004E3472" w:rsidRDefault="001E0B47" w:rsidP="003C109C">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otw</m:t>
            </m:r>
          </m:sub>
        </m:sSub>
      </m:oMath>
      <w:r w:rsidR="004E3472" w:rsidRPr="004E3472">
        <w:rPr>
          <w:rFonts w:eastAsiaTheme="minorEastAsia"/>
        </w:rPr>
        <w:t xml:space="preserve"> </w:t>
      </w:r>
      <w:r w:rsidR="00D146A5">
        <w:rPr>
          <w:rFonts w:eastAsiaTheme="minorEastAsia"/>
        </w:rPr>
        <w:t>-</w:t>
      </w:r>
      <w:r w:rsidR="004E3472" w:rsidRPr="004E3472">
        <w:rPr>
          <w:rFonts w:eastAsiaTheme="minorEastAsia"/>
        </w:rPr>
        <w:t xml:space="preserve"> </w:t>
      </w:r>
      <w:r w:rsidR="00D146A5">
        <w:rPr>
          <w:rFonts w:eastAsiaTheme="minorEastAsia"/>
        </w:rPr>
        <w:t xml:space="preserve">nominalna </w:t>
      </w:r>
      <w:r w:rsidR="004E3472" w:rsidRPr="004E3472">
        <w:rPr>
          <w:rFonts w:eastAsiaTheme="minorEastAsia"/>
        </w:rPr>
        <w:t>średnica otworu przelotowego;</w:t>
      </w:r>
    </w:p>
    <w:p w:rsidR="00D146A5" w:rsidRDefault="001E0B47" w:rsidP="003C109C">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Es</m:t>
            </m:r>
          </m:e>
          <m:sub>
            <m:r>
              <m:rPr>
                <m:sty m:val="p"/>
              </m:rPr>
              <w:rPr>
                <w:rFonts w:ascii="Cambria Math" w:eastAsiaTheme="minorEastAsia" w:hAnsi="Cambria Math"/>
              </w:rPr>
              <m:t>otw</m:t>
            </m:r>
          </m:sub>
        </m:sSub>
      </m:oMath>
      <w:r w:rsidR="00D146A5">
        <w:rPr>
          <w:rFonts w:eastAsiaTheme="minorEastAsia"/>
        </w:rPr>
        <w:t xml:space="preserve"> - odchyłka górna </w:t>
      </w:r>
      <w:r w:rsidR="0047590B">
        <w:rPr>
          <w:rFonts w:eastAsiaTheme="minorEastAsia"/>
        </w:rPr>
        <w:t>średnicy otworu;</w:t>
      </w:r>
    </w:p>
    <w:p w:rsidR="004E3472" w:rsidRDefault="001E0B47" w:rsidP="003C109C">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gwi</m:t>
            </m:r>
          </m:sub>
        </m:sSub>
      </m:oMath>
      <w:r w:rsidR="004E3472" w:rsidRPr="004E3472">
        <w:rPr>
          <w:rFonts w:eastAsiaTheme="minorEastAsia"/>
        </w:rPr>
        <w:t>- nominalna z</w:t>
      </w:r>
      <w:r w:rsidR="0047590B">
        <w:rPr>
          <w:rFonts w:eastAsiaTheme="minorEastAsia"/>
        </w:rPr>
        <w:t>ewnętrzna średnica gwintu śruby;</w:t>
      </w:r>
    </w:p>
    <w:p w:rsidR="0047590B" w:rsidRDefault="001E0B47" w:rsidP="003C109C">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gwi</m:t>
            </m:r>
          </m:sub>
        </m:sSub>
      </m:oMath>
      <w:r w:rsidR="0047590B">
        <w:rPr>
          <w:rFonts w:eastAsiaTheme="minorEastAsia"/>
        </w:rPr>
        <w:t xml:space="preserve"> - odchyłka dolna średnicy zewnętrznej gwintu.</w:t>
      </w:r>
    </w:p>
    <w:p w:rsidR="00790D95" w:rsidRDefault="00790D95" w:rsidP="00790D95">
      <w:pPr>
        <w:pStyle w:val="Tekstnormalny"/>
      </w:pPr>
    </w:p>
    <w:p w:rsidR="006C6B7F" w:rsidRDefault="0030243C" w:rsidP="003C109C">
      <w:pPr>
        <w:pStyle w:val="Tekstnormalny"/>
      </w:pPr>
      <w:r>
        <w:t>Należy jednak zauważyć, że jednocześnie nie może wystąpić maksymalne możliwe przesunięcie w pionie i w poziomie</w:t>
      </w:r>
      <w:r w:rsidR="004060EA">
        <w:t xml:space="preserve"> na rysunku</w:t>
      </w:r>
      <w:r>
        <w:t>. Otwory są okrągłe, zatem pole tolerancji</w:t>
      </w:r>
      <w:r w:rsidR="00D84688">
        <w:t xml:space="preserve"> wynikające z pozycjonowania na nich</w:t>
      </w:r>
      <w:r>
        <w:t xml:space="preserve"> </w:t>
      </w:r>
      <w:r w:rsidR="00BE663F">
        <w:t>również</w:t>
      </w:r>
      <w:r>
        <w:t xml:space="preserve"> jest okrągłe. Maksymalny błąd </w:t>
      </w:r>
      <m:oMath>
        <m:r>
          <m:rPr>
            <m:sty m:val="p"/>
          </m:rPr>
          <w:rPr>
            <w:rFonts w:ascii="Cambria Math" w:eastAsiaTheme="minorEastAsia" w:hAnsi="Cambria Math"/>
          </w:rPr>
          <m:t>±ΔA</m:t>
        </m:r>
      </m:oMath>
      <w:r w:rsidR="00F71025">
        <w:t xml:space="preserve"> </w:t>
      </w:r>
      <w:r>
        <w:t xml:space="preserve">jest zatem </w:t>
      </w:r>
      <w:r w:rsidR="00E55F06">
        <w:t>określony</w:t>
      </w:r>
      <w:r>
        <w:t xml:space="preserve"> wzorem.</w:t>
      </w:r>
    </w:p>
    <w:tbl>
      <w:tblPr>
        <w:tblW w:w="5000" w:type="pct"/>
        <w:tblLook w:val="04A0" w:firstRow="1" w:lastRow="0" w:firstColumn="1" w:lastColumn="0" w:noHBand="0" w:noVBand="1"/>
      </w:tblPr>
      <w:tblGrid>
        <w:gridCol w:w="803"/>
        <w:gridCol w:w="7683"/>
        <w:gridCol w:w="802"/>
      </w:tblGrid>
      <w:tr w:rsidR="0030243C" w:rsidTr="00132B61">
        <w:tc>
          <w:tcPr>
            <w:tcW w:w="432" w:type="pct"/>
          </w:tcPr>
          <w:p w:rsidR="0030243C" w:rsidRDefault="0030243C" w:rsidP="00132B61">
            <w:pPr>
              <w:pStyle w:val="Tekstnormalny"/>
            </w:pPr>
          </w:p>
        </w:tc>
        <w:tc>
          <w:tcPr>
            <w:tcW w:w="4136" w:type="pct"/>
          </w:tcPr>
          <w:p w:rsidR="0030243C" w:rsidRPr="004E3472" w:rsidRDefault="0030243C" w:rsidP="00BE663F">
            <w:pPr>
              <w:pStyle w:val="Tekstnormalny"/>
              <w:jc w:val="center"/>
              <w:rPr>
                <w:rFonts w:eastAsiaTheme="minorEastAsia"/>
              </w:rPr>
            </w:pPr>
            <m:oMathPara>
              <m:oMath>
                <m:r>
                  <m:rPr>
                    <m:sty m:val="p"/>
                  </m:rPr>
                  <w:rPr>
                    <w:rFonts w:ascii="Cambria Math" w:eastAsiaTheme="minorEastAsia" w:hAnsi="Cambria Math"/>
                  </w:rPr>
                  <m:t>±ΔA=±</m:t>
                </m:r>
                <m:d>
                  <m:dPr>
                    <m:begChr m:val="|"/>
                    <m:endChr m:val="|"/>
                    <m:ctrlPr>
                      <w:rPr>
                        <w:rFonts w:ascii="Cambria Math" w:eastAsiaTheme="minorEastAsia" w:hAnsi="Cambria Math"/>
                      </w:rPr>
                    </m:ctrlPr>
                  </m:dPr>
                  <m:e>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x</m:t>
                        </m:r>
                      </m:sub>
                    </m:sSub>
                  </m:e>
                </m:d>
                <m:r>
                  <w:rPr>
                    <w:rFonts w:ascii="Cambria Math" w:eastAsiaTheme="minorEastAsia" w:hAnsi="Cambria Math"/>
                  </w:rPr>
                  <m:t>=</m:t>
                </m:r>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y</m:t>
                        </m:r>
                      </m:sub>
                    </m:sSub>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r>
                          <m:rPr>
                            <m:sty m:val="p"/>
                          </m:rPr>
                          <w:rPr>
                            <w:rFonts w:ascii="Cambria Math" w:eastAsiaTheme="minorEastAsia" w:hAnsi="Cambria Math"/>
                          </w:rPr>
                          <m:t>Δ</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x</m:t>
                            </m:r>
                          </m:sub>
                          <m:sup>
                            <m:r>
                              <m:rPr>
                                <m:sty m:val="p"/>
                              </m:rPr>
                              <w:rPr>
                                <w:rFonts w:ascii="Cambria Math" w:eastAsiaTheme="minorEastAsia" w:hAnsi="Cambria Math"/>
                              </w:rPr>
                              <m:t>2</m:t>
                            </m:r>
                          </m:sup>
                        </m:sSubSup>
                        <m:r>
                          <m:rPr>
                            <m:sty m:val="p"/>
                          </m:rPr>
                          <w:rPr>
                            <w:rFonts w:ascii="Cambria Math" w:eastAsiaTheme="minorEastAsia" w:hAnsi="Cambria Math"/>
                          </w:rPr>
                          <m:t>+Δ</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y</m:t>
                            </m:r>
                          </m:sub>
                          <m:sup>
                            <m:r>
                              <m:rPr>
                                <m:sty m:val="p"/>
                              </m:rPr>
                              <w:rPr>
                                <w:rFonts w:ascii="Cambria Math" w:eastAsiaTheme="minorEastAsia" w:hAnsi="Cambria Math"/>
                              </w:rPr>
                              <m:t>2</m:t>
                            </m:r>
                          </m:sup>
                        </m:sSubSup>
                      </m:e>
                    </m:rad>
                  </m:num>
                  <m:den>
                    <m:rad>
                      <m:radPr>
                        <m:degHide m:val="1"/>
                        <m:ctrlPr>
                          <w:rPr>
                            <w:rFonts w:ascii="Cambria Math" w:eastAsiaTheme="minorEastAsia" w:hAnsi="Cambria Math"/>
                            <w:i/>
                          </w:rPr>
                        </m:ctrlPr>
                      </m:radPr>
                      <m:deg/>
                      <m:e>
                        <m:r>
                          <w:rPr>
                            <w:rFonts w:ascii="Cambria Math" w:eastAsiaTheme="minorEastAsia" w:hAnsi="Cambria Math"/>
                          </w:rPr>
                          <m:t>2</m:t>
                        </m:r>
                      </m:e>
                    </m:rad>
                  </m:den>
                </m:f>
              </m:oMath>
            </m:oMathPara>
          </w:p>
        </w:tc>
        <w:tc>
          <w:tcPr>
            <w:tcW w:w="432" w:type="pct"/>
            <w:vAlign w:val="center"/>
          </w:tcPr>
          <w:p w:rsidR="0030243C" w:rsidRDefault="0030243C" w:rsidP="00132B61">
            <w:pPr>
              <w:pStyle w:val="Legenda"/>
              <w:keepNext/>
              <w:jc w:val="right"/>
            </w:pPr>
            <w:r>
              <w:t>(</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Równanie \* ARABIC \s 1 </w:instrText>
            </w:r>
            <w:r w:rsidR="001E0B47">
              <w:fldChar w:fldCharType="separate"/>
            </w:r>
            <w:r w:rsidR="009F0CB6">
              <w:rPr>
                <w:noProof/>
              </w:rPr>
              <w:t>47</w:t>
            </w:r>
            <w:r w:rsidR="001E0B47">
              <w:rPr>
                <w:noProof/>
              </w:rPr>
              <w:fldChar w:fldCharType="end"/>
            </w:r>
            <w:r>
              <w:t>)</w:t>
            </w:r>
          </w:p>
        </w:tc>
      </w:tr>
    </w:tbl>
    <w:p w:rsidR="00803055" w:rsidRDefault="00C24B64" w:rsidP="00803055">
      <w:pPr>
        <w:pStyle w:val="Tekstnormalny"/>
        <w:spacing w:after="0"/>
        <w:jc w:val="center"/>
      </w:pPr>
      <w:r>
        <w:rPr>
          <w:noProof/>
          <w:lang w:eastAsia="pl-PL"/>
        </w:rPr>
        <mc:AlternateContent>
          <mc:Choice Requires="wpc">
            <w:drawing>
              <wp:inline distT="0" distB="0" distL="0" distR="0">
                <wp:extent cx="4850130" cy="2425065"/>
                <wp:effectExtent l="0" t="0" r="0" b="3810"/>
                <wp:docPr id="6750" name="Kanwa 67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266" name="Oval 6752"/>
                        <wps:cNvSpPr>
                          <a:spLocks noChangeArrowheads="1"/>
                        </wps:cNvSpPr>
                        <wps:spPr bwMode="auto">
                          <a:xfrm>
                            <a:off x="1744980" y="180975"/>
                            <a:ext cx="1332230" cy="13322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67" name="Rectangle 6753"/>
                        <wps:cNvSpPr>
                          <a:spLocks noChangeArrowheads="1"/>
                        </wps:cNvSpPr>
                        <wps:spPr bwMode="auto">
                          <a:xfrm>
                            <a:off x="1990725" y="139573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803055">
                              <w:pPr>
                                <w:pStyle w:val="Tekstnormalny"/>
                                <w:spacing w:line="276" w:lineRule="auto"/>
                                <w:jc w:val="left"/>
                                <w:rPr>
                                  <w:sz w:val="20"/>
                                </w:rPr>
                              </w:pPr>
                              <w:r>
                                <w:rPr>
                                  <w:sz w:val="20"/>
                                </w:rPr>
                                <w:t>x</w:t>
                              </w:r>
                            </w:p>
                            <w:p w:rsidR="001E0B47" w:rsidRPr="005D4A8E" w:rsidRDefault="001E0B47" w:rsidP="00803055">
                              <w:pPr>
                                <w:rPr>
                                  <w:color w:val="808080" w:themeColor="background1" w:themeShade="80"/>
                                </w:rPr>
                              </w:pPr>
                            </w:p>
                          </w:txbxContent>
                        </wps:txbx>
                        <wps:bodyPr rot="0" vert="horz" wrap="square" lIns="91440" tIns="45720" rIns="91440" bIns="45720" anchor="t" anchorCtr="0" upright="1">
                          <a:noAutofit/>
                        </wps:bodyPr>
                      </wps:wsp>
                      <wps:wsp>
                        <wps:cNvPr id="7268" name="AutoShape 6754"/>
                        <wps:cNvCnPr>
                          <a:cxnSpLocks noChangeShapeType="1"/>
                        </wps:cNvCnPr>
                        <wps:spPr bwMode="auto">
                          <a:xfrm flipV="1">
                            <a:off x="1612900" y="1113155"/>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69" name="AutoShape 6755"/>
                        <wps:cNvCnPr>
                          <a:cxnSpLocks noChangeShapeType="1"/>
                        </wps:cNvCnPr>
                        <wps:spPr bwMode="auto">
                          <a:xfrm>
                            <a:off x="1612900" y="1617345"/>
                            <a:ext cx="539750"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70" name="Rectangle 6756"/>
                        <wps:cNvSpPr>
                          <a:spLocks noChangeArrowheads="1"/>
                        </wps:cNvSpPr>
                        <wps:spPr bwMode="auto">
                          <a:xfrm>
                            <a:off x="1556385" y="101790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803055">
                              <w:pPr>
                                <w:pStyle w:val="Tekstnormalny"/>
                                <w:spacing w:line="276" w:lineRule="auto"/>
                                <w:jc w:val="left"/>
                                <w:rPr>
                                  <w:sz w:val="20"/>
                                </w:rPr>
                              </w:pPr>
                              <w:r>
                                <w:rPr>
                                  <w:sz w:val="20"/>
                                </w:rPr>
                                <w:t>y</w:t>
                              </w:r>
                            </w:p>
                            <w:p w:rsidR="001E0B47" w:rsidRPr="005D4A8E" w:rsidRDefault="001E0B47" w:rsidP="00803055">
                              <w:pPr>
                                <w:rPr>
                                  <w:color w:val="808080" w:themeColor="background1" w:themeShade="80"/>
                                </w:rPr>
                              </w:pPr>
                            </w:p>
                          </w:txbxContent>
                        </wps:txbx>
                        <wps:bodyPr rot="0" vert="horz" wrap="square" lIns="91440" tIns="45720" rIns="91440" bIns="45720" anchor="t" anchorCtr="0" upright="1">
                          <a:noAutofit/>
                        </wps:bodyPr>
                      </wps:wsp>
                      <wps:wsp>
                        <wps:cNvPr id="7271" name="Oval 6757"/>
                        <wps:cNvSpPr>
                          <a:spLocks noChangeArrowheads="1"/>
                        </wps:cNvSpPr>
                        <wps:spPr bwMode="auto">
                          <a:xfrm>
                            <a:off x="2388870" y="83248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272" name="AutoShape 6758"/>
                        <wps:cNvCnPr>
                          <a:cxnSpLocks noChangeShapeType="1"/>
                        </wps:cNvCnPr>
                        <wps:spPr bwMode="auto">
                          <a:xfrm flipV="1">
                            <a:off x="2425065" y="868680"/>
                            <a:ext cx="635" cy="144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73" name="AutoShape 6759"/>
                        <wps:cNvCnPr>
                          <a:cxnSpLocks noChangeShapeType="1"/>
                        </wps:cNvCnPr>
                        <wps:spPr bwMode="auto">
                          <a:xfrm flipH="1">
                            <a:off x="2895600" y="398145"/>
                            <a:ext cx="3257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74" name="AutoShape 6760"/>
                        <wps:cNvCnPr>
                          <a:cxnSpLocks noChangeShapeType="1"/>
                        </wps:cNvCnPr>
                        <wps:spPr bwMode="auto">
                          <a:xfrm flipV="1">
                            <a:off x="3510915" y="180975"/>
                            <a:ext cx="635" cy="6877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275" name="AutoShape 6761"/>
                        <wps:cNvCnPr>
                          <a:cxnSpLocks noChangeShapeType="1"/>
                        </wps:cNvCnPr>
                        <wps:spPr bwMode="auto">
                          <a:xfrm flipH="1" flipV="1">
                            <a:off x="3148965" y="398145"/>
                            <a:ext cx="635" cy="4705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276" name="AutoShape 6762"/>
                        <wps:cNvCnPr>
                          <a:cxnSpLocks noChangeShapeType="1"/>
                        </wps:cNvCnPr>
                        <wps:spPr bwMode="auto">
                          <a:xfrm flipH="1" flipV="1">
                            <a:off x="2425065" y="868045"/>
                            <a:ext cx="11582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77" name="Rectangle 6763"/>
                        <wps:cNvSpPr>
                          <a:spLocks noChangeArrowheads="1"/>
                        </wps:cNvSpPr>
                        <wps:spPr bwMode="auto">
                          <a:xfrm>
                            <a:off x="1556385" y="434340"/>
                            <a:ext cx="141160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643C9" w:rsidRDefault="001E0B47" w:rsidP="00803055">
                              <w:pPr>
                                <w:pStyle w:val="Tekstnormalny"/>
                                <w:spacing w:line="276" w:lineRule="auto"/>
                                <w:jc w:val="left"/>
                                <w:rPr>
                                  <w:sz w:val="16"/>
                                  <w:vertAlign w:val="subscript"/>
                                </w:rPr>
                              </w:pPr>
                              <m:oMathPara>
                                <m:oMath>
                                  <m:d>
                                    <m:dPr>
                                      <m:begChr m:val="|"/>
                                      <m:endChr m:val="|"/>
                                      <m:ctrlPr>
                                        <w:rPr>
                                          <w:rFonts w:ascii="Cambria Math" w:eastAsiaTheme="minorEastAsia" w:hAnsi="Cambria Math"/>
                                          <w:sz w:val="20"/>
                                        </w:rPr>
                                      </m:ctrlPr>
                                    </m:dPr>
                                    <m:e>
                                      <m:r>
                                        <m:rPr>
                                          <m:sty m:val="p"/>
                                        </m:rPr>
                                        <w:rPr>
                                          <w:rFonts w:ascii="Cambria Math" w:eastAsiaTheme="minorEastAsia" w:hAnsi="Cambria Math"/>
                                          <w:sz w:val="20"/>
                                        </w:rPr>
                                        <m:t>Δ</m:t>
                                      </m:r>
                                      <m:sSub>
                                        <m:sSubPr>
                                          <m:ctrlPr>
                                            <w:rPr>
                                              <w:rFonts w:ascii="Cambria Math" w:eastAsiaTheme="minorEastAsia" w:hAnsi="Cambria Math"/>
                                              <w:sz w:val="20"/>
                                            </w:rPr>
                                          </m:ctrlPr>
                                        </m:sSubPr>
                                        <m:e>
                                          <m:r>
                                            <m:rPr>
                                              <m:sty m:val="p"/>
                                            </m:rPr>
                                            <w:rPr>
                                              <w:rFonts w:ascii="Cambria Math" w:eastAsiaTheme="minorEastAsia" w:hAnsi="Cambria Math"/>
                                              <w:sz w:val="20"/>
                                            </w:rPr>
                                            <m:t>A</m:t>
                                          </m:r>
                                        </m:e>
                                        <m:sub>
                                          <m:r>
                                            <m:rPr>
                                              <m:sty m:val="p"/>
                                            </m:rPr>
                                            <w:rPr>
                                              <w:rFonts w:ascii="Cambria Math" w:eastAsiaTheme="minorEastAsia" w:hAnsi="Cambria Math"/>
                                              <w:sz w:val="20"/>
                                            </w:rPr>
                                            <m:t>x</m:t>
                                          </m:r>
                                        </m:sub>
                                      </m:sSub>
                                    </m:e>
                                  </m:d>
                                  <m:r>
                                    <w:rPr>
                                      <w:rFonts w:ascii="Cambria Math" w:eastAsiaTheme="minorEastAsia" w:hAnsi="Cambria Math"/>
                                      <w:sz w:val="20"/>
                                    </w:rPr>
                                    <m:t>=</m:t>
                                  </m:r>
                                  <m:d>
                                    <m:dPr>
                                      <m:begChr m:val="|"/>
                                      <m:endChr m:val="|"/>
                                      <m:ctrlPr>
                                        <w:rPr>
                                          <w:rFonts w:ascii="Cambria Math" w:eastAsiaTheme="minorEastAsia" w:hAnsi="Cambria Math"/>
                                          <w:sz w:val="20"/>
                                        </w:rPr>
                                      </m:ctrlPr>
                                    </m:dPr>
                                    <m:e>
                                      <m:r>
                                        <m:rPr>
                                          <m:sty m:val="p"/>
                                        </m:rPr>
                                        <w:rPr>
                                          <w:rFonts w:ascii="Cambria Math" w:eastAsiaTheme="minorEastAsia" w:hAnsi="Cambria Math"/>
                                          <w:sz w:val="20"/>
                                        </w:rPr>
                                        <m:t>Δ</m:t>
                                      </m:r>
                                      <m:sSub>
                                        <m:sSubPr>
                                          <m:ctrlPr>
                                            <w:rPr>
                                              <w:rFonts w:ascii="Cambria Math" w:eastAsiaTheme="minorEastAsia" w:hAnsi="Cambria Math"/>
                                              <w:sz w:val="20"/>
                                            </w:rPr>
                                          </m:ctrlPr>
                                        </m:sSubPr>
                                        <m:e>
                                          <m:r>
                                            <m:rPr>
                                              <m:sty m:val="p"/>
                                            </m:rPr>
                                            <w:rPr>
                                              <w:rFonts w:ascii="Cambria Math" w:eastAsiaTheme="minorEastAsia" w:hAnsi="Cambria Math"/>
                                              <w:sz w:val="20"/>
                                            </w:rPr>
                                            <m:t>A</m:t>
                                          </m:r>
                                        </m:e>
                                        <m:sub>
                                          <m:r>
                                            <m:rPr>
                                              <m:sty m:val="p"/>
                                            </m:rPr>
                                            <w:rPr>
                                              <w:rFonts w:ascii="Cambria Math" w:eastAsiaTheme="minorEastAsia" w:hAnsi="Cambria Math"/>
                                              <w:sz w:val="20"/>
                                            </w:rPr>
                                            <m:t>y</m:t>
                                          </m:r>
                                        </m:sub>
                                      </m:sSub>
                                    </m:e>
                                  </m:d>
                                </m:oMath>
                              </m:oMathPara>
                            </w:p>
                            <w:p w:rsidR="001E0B47" w:rsidRPr="001643C9" w:rsidRDefault="001E0B47" w:rsidP="00803055">
                              <w:pPr>
                                <w:rPr>
                                  <w:color w:val="808080" w:themeColor="background1" w:themeShade="80"/>
                                  <w:sz w:val="18"/>
                                </w:rPr>
                              </w:pPr>
                            </w:p>
                          </w:txbxContent>
                        </wps:txbx>
                        <wps:bodyPr rot="0" vert="horz" wrap="square" lIns="91440" tIns="45720" rIns="91440" bIns="45720" anchor="t" anchorCtr="0" upright="1">
                          <a:noAutofit/>
                        </wps:bodyPr>
                      </wps:wsp>
                      <wps:wsp>
                        <wps:cNvPr id="7278" name="AutoShape 6764"/>
                        <wps:cNvCnPr>
                          <a:cxnSpLocks noChangeShapeType="1"/>
                        </wps:cNvCnPr>
                        <wps:spPr bwMode="auto">
                          <a:xfrm flipH="1">
                            <a:off x="2425065" y="1917700"/>
                            <a:ext cx="4705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279" name="Rectangle 6765"/>
                        <wps:cNvSpPr>
                          <a:spLocks noChangeArrowheads="1"/>
                        </wps:cNvSpPr>
                        <wps:spPr bwMode="auto">
                          <a:xfrm>
                            <a:off x="2461260" y="1520190"/>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803055">
                              <w:pPr>
                                <w:rPr>
                                  <w:color w:val="808080" w:themeColor="background1" w:themeShade="80"/>
                                </w:rPr>
                              </w:pPr>
                              <m:oMathPara>
                                <m:oMath>
                                  <m:f>
                                    <m:fPr>
                                      <m:ctrlPr>
                                        <w:rPr>
                                          <w:rFonts w:ascii="Cambria Math" w:hAnsi="Cambria Math"/>
                                          <w:sz w:val="20"/>
                                        </w:rPr>
                                      </m:ctrlPr>
                                    </m:fPr>
                                    <m:num>
                                      <m:sSub>
                                        <m:sSubPr>
                                          <m:ctrlPr>
                                            <w:rPr>
                                              <w:rFonts w:ascii="Cambria Math" w:hAnsi="Cambria Math"/>
                                              <w:sz w:val="20"/>
                                            </w:rPr>
                                          </m:ctrlPr>
                                        </m:sSubPr>
                                        <m:e>
                                          <m:r>
                                            <m:rPr>
                                              <m:sty m:val="p"/>
                                            </m:rPr>
                                            <w:rPr>
                                              <w:rFonts w:ascii="Cambria Math" w:hAnsi="Cambria Math"/>
                                              <w:sz w:val="20"/>
                                            </w:rPr>
                                            <m:t>ΔA</m:t>
                                          </m:r>
                                        </m:e>
                                        <m:sub>
                                          <m:r>
                                            <m:rPr>
                                              <m:sty m:val="p"/>
                                            </m:rPr>
                                            <w:rPr>
                                              <w:rFonts w:ascii="Cambria Math" w:hAnsi="Cambria Math"/>
                                              <w:sz w:val="20"/>
                                            </w:rPr>
                                            <m:t>x</m:t>
                                          </m:r>
                                        </m:sub>
                                      </m:sSub>
                                    </m:num>
                                    <m:den>
                                      <m:rad>
                                        <m:radPr>
                                          <m:degHide m:val="1"/>
                                          <m:ctrlPr>
                                            <w:rPr>
                                              <w:rFonts w:ascii="Cambria Math" w:hAnsi="Cambria Math"/>
                                              <w:sz w:val="20"/>
                                            </w:rPr>
                                          </m:ctrlPr>
                                        </m:radPr>
                                        <m:deg/>
                                        <m:e>
                                          <m:r>
                                            <m:rPr>
                                              <m:sty m:val="p"/>
                                            </m:rPr>
                                            <w:rPr>
                                              <w:rFonts w:ascii="Cambria Math" w:hAnsi="Cambria Math"/>
                                              <w:sz w:val="20"/>
                                            </w:rPr>
                                            <m:t>2</m:t>
                                          </m:r>
                                        </m:e>
                                      </m:rad>
                                    </m:den>
                                  </m:f>
                                </m:oMath>
                              </m:oMathPara>
                            </w:p>
                            <w:p w:rsidR="001E0B47" w:rsidRPr="00F36741" w:rsidRDefault="001E0B47" w:rsidP="00803055">
                              <w:pPr>
                                <w:pStyle w:val="Tekstnormalny"/>
                                <w:spacing w:line="276" w:lineRule="auto"/>
                                <w:jc w:val="left"/>
                                <w:rPr>
                                  <w:sz w:val="20"/>
                                  <w:vertAlign w:val="subscript"/>
                                </w:rPr>
                              </w:pPr>
                            </w:p>
                            <w:p w:rsidR="001E0B47" w:rsidRPr="005D4A8E" w:rsidRDefault="001E0B47" w:rsidP="00803055">
                              <w:pPr>
                                <w:rPr>
                                  <w:color w:val="808080" w:themeColor="background1" w:themeShade="80"/>
                                </w:rPr>
                              </w:pPr>
                            </w:p>
                          </w:txbxContent>
                        </wps:txbx>
                        <wps:bodyPr rot="0" vert="horz" wrap="square" lIns="91440" tIns="45720" rIns="91440" bIns="45720" anchor="t" anchorCtr="0" upright="1">
                          <a:noAutofit/>
                        </wps:bodyPr>
                      </wps:wsp>
                      <wps:wsp>
                        <wps:cNvPr id="7280" name="AutoShape 6766"/>
                        <wps:cNvCnPr>
                          <a:cxnSpLocks noChangeShapeType="1"/>
                        </wps:cNvCnPr>
                        <wps:spPr bwMode="auto">
                          <a:xfrm flipV="1">
                            <a:off x="2895600" y="398145"/>
                            <a:ext cx="635" cy="1586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81" name="AutoShape 6767"/>
                        <wps:cNvCnPr>
                          <a:cxnSpLocks noChangeShapeType="1"/>
                        </wps:cNvCnPr>
                        <wps:spPr bwMode="auto">
                          <a:xfrm flipV="1">
                            <a:off x="3076575" y="868680"/>
                            <a:ext cx="635" cy="144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82" name="AutoShape 6768"/>
                        <wps:cNvCnPr>
                          <a:cxnSpLocks noChangeShapeType="1"/>
                          <a:stCxn id="7266" idx="0"/>
                        </wps:cNvCnPr>
                        <wps:spPr bwMode="auto">
                          <a:xfrm>
                            <a:off x="2411095" y="180975"/>
                            <a:ext cx="11766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83" name="Rectangle 6769"/>
                        <wps:cNvSpPr>
                          <a:spLocks noChangeArrowheads="1"/>
                        </wps:cNvSpPr>
                        <wps:spPr bwMode="auto">
                          <a:xfrm>
                            <a:off x="3474720" y="398145"/>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F36741" w:rsidRDefault="001E0B47" w:rsidP="00803055">
                              <w:pPr>
                                <w:pStyle w:val="Tekstnormalny"/>
                                <w:spacing w:line="276" w:lineRule="auto"/>
                                <w:jc w:val="left"/>
                                <w:rPr>
                                  <w:sz w:val="20"/>
                                  <w:vertAlign w:val="subscript"/>
                                </w:rPr>
                              </w:pPr>
                              <m:oMathPara>
                                <m:oMath>
                                  <m:sSub>
                                    <m:sSubPr>
                                      <m:ctrlPr>
                                        <w:rPr>
                                          <w:rFonts w:ascii="Cambria Math" w:hAnsi="Cambria Math"/>
                                          <w:sz w:val="20"/>
                                        </w:rPr>
                                      </m:ctrlPr>
                                    </m:sSubPr>
                                    <m:e>
                                      <m:r>
                                        <m:rPr>
                                          <m:sty m:val="p"/>
                                        </m:rPr>
                                        <w:rPr>
                                          <w:rFonts w:ascii="Cambria Math" w:hAnsi="Cambria Math"/>
                                          <w:sz w:val="20"/>
                                        </w:rPr>
                                        <m:t>ΔA</m:t>
                                      </m:r>
                                    </m:e>
                                    <m:sub>
                                      <m:r>
                                        <m:rPr>
                                          <m:sty m:val="p"/>
                                        </m:rPr>
                                        <w:rPr>
                                          <w:rFonts w:ascii="Cambria Math" w:hAnsi="Cambria Math"/>
                                          <w:sz w:val="20"/>
                                        </w:rPr>
                                        <m:t>y</m:t>
                                      </m:r>
                                    </m:sub>
                                  </m:sSub>
                                </m:oMath>
                              </m:oMathPara>
                            </w:p>
                            <w:p w:rsidR="001E0B47" w:rsidRPr="005D4A8E" w:rsidRDefault="001E0B47" w:rsidP="00803055">
                              <w:pPr>
                                <w:rPr>
                                  <w:color w:val="808080" w:themeColor="background1" w:themeShade="80"/>
                                </w:rPr>
                              </w:pPr>
                            </w:p>
                          </w:txbxContent>
                        </wps:txbx>
                        <wps:bodyPr rot="0" vert="horz" wrap="square" lIns="91440" tIns="45720" rIns="91440" bIns="45720" anchor="t" anchorCtr="0" upright="1">
                          <a:noAutofit/>
                        </wps:bodyPr>
                      </wps:wsp>
                      <wps:wsp>
                        <wps:cNvPr id="7284" name="AutoShape 6770"/>
                        <wps:cNvCnPr>
                          <a:cxnSpLocks noChangeShapeType="1"/>
                        </wps:cNvCnPr>
                        <wps:spPr bwMode="auto">
                          <a:xfrm flipV="1">
                            <a:off x="2425065" y="398145"/>
                            <a:ext cx="4705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85" name="Rectangle 6771"/>
                        <wps:cNvSpPr>
                          <a:spLocks noChangeArrowheads="1"/>
                        </wps:cNvSpPr>
                        <wps:spPr bwMode="auto">
                          <a:xfrm>
                            <a:off x="2569845" y="1990725"/>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803055">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ΔA</m:t>
                                      </m:r>
                                    </m:e>
                                    <m:sub>
                                      <m:r>
                                        <m:rPr>
                                          <m:sty m:val="p"/>
                                        </m:rPr>
                                        <w:rPr>
                                          <w:rFonts w:ascii="Cambria Math" w:hAnsi="Cambria Math"/>
                                          <w:sz w:val="20"/>
                                        </w:rPr>
                                        <m:t>x</m:t>
                                      </m:r>
                                    </m:sub>
                                  </m:sSub>
                                </m:oMath>
                              </m:oMathPara>
                            </w:p>
                            <w:p w:rsidR="001E0B47" w:rsidRPr="00F36741" w:rsidRDefault="001E0B47" w:rsidP="00803055">
                              <w:pPr>
                                <w:pStyle w:val="Tekstnormalny"/>
                                <w:spacing w:line="276" w:lineRule="auto"/>
                                <w:jc w:val="left"/>
                                <w:rPr>
                                  <w:sz w:val="20"/>
                                  <w:vertAlign w:val="subscript"/>
                                </w:rPr>
                              </w:pPr>
                            </w:p>
                            <w:p w:rsidR="001E0B47" w:rsidRPr="005D4A8E" w:rsidRDefault="001E0B47" w:rsidP="00803055">
                              <w:pPr>
                                <w:rPr>
                                  <w:color w:val="808080" w:themeColor="background1" w:themeShade="80"/>
                                </w:rPr>
                              </w:pPr>
                            </w:p>
                          </w:txbxContent>
                        </wps:txbx>
                        <wps:bodyPr rot="0" vert="horz" wrap="square" lIns="91440" tIns="45720" rIns="91440" bIns="45720" anchor="t" anchorCtr="0" upright="1">
                          <a:noAutofit/>
                        </wps:bodyPr>
                      </wps:wsp>
                      <wps:wsp>
                        <wps:cNvPr id="7286" name="AutoShape 6772"/>
                        <wps:cNvCnPr>
                          <a:cxnSpLocks noChangeShapeType="1"/>
                        </wps:cNvCnPr>
                        <wps:spPr bwMode="auto">
                          <a:xfrm flipH="1">
                            <a:off x="2425065" y="2244090"/>
                            <a:ext cx="65151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287" name="Rectangle 6773"/>
                        <wps:cNvSpPr>
                          <a:spLocks noChangeArrowheads="1"/>
                        </wps:cNvSpPr>
                        <wps:spPr bwMode="auto">
                          <a:xfrm>
                            <a:off x="3112770" y="434340"/>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643C9" w:rsidRDefault="001E0B47" w:rsidP="00803055">
                              <m:oMathPara>
                                <m:oMath>
                                  <m:f>
                                    <m:fPr>
                                      <m:ctrlPr>
                                        <w:rPr>
                                          <w:rFonts w:ascii="Cambria Math" w:hAnsi="Cambria Math"/>
                                          <w:sz w:val="20"/>
                                        </w:rPr>
                                      </m:ctrlPr>
                                    </m:fPr>
                                    <m:num>
                                      <m:sSub>
                                        <m:sSubPr>
                                          <m:ctrlPr>
                                            <w:rPr>
                                              <w:rFonts w:ascii="Cambria Math" w:hAnsi="Cambria Math"/>
                                              <w:sz w:val="20"/>
                                            </w:rPr>
                                          </m:ctrlPr>
                                        </m:sSubPr>
                                        <m:e>
                                          <m:r>
                                            <m:rPr>
                                              <m:sty m:val="p"/>
                                            </m:rPr>
                                            <w:rPr>
                                              <w:rFonts w:ascii="Cambria Math" w:hAnsi="Cambria Math"/>
                                              <w:sz w:val="20"/>
                                            </w:rPr>
                                            <m:t>ΔA</m:t>
                                          </m:r>
                                        </m:e>
                                        <m:sub>
                                          <m:r>
                                            <m:rPr>
                                              <m:sty m:val="p"/>
                                            </m:rPr>
                                            <w:rPr>
                                              <w:rFonts w:ascii="Cambria Math" w:hAnsi="Cambria Math"/>
                                              <w:sz w:val="20"/>
                                            </w:rPr>
                                            <m:t>y</m:t>
                                          </m:r>
                                        </m:sub>
                                      </m:sSub>
                                      <m:ctrlPr>
                                        <w:rPr>
                                          <w:rFonts w:ascii="Cambria Math" w:hAnsi="Cambria Math"/>
                                          <w:i/>
                                        </w:rPr>
                                      </m:ctrlPr>
                                    </m:num>
                                    <m:den>
                                      <m:rad>
                                        <m:radPr>
                                          <m:degHide m:val="1"/>
                                          <m:ctrlPr>
                                            <w:rPr>
                                              <w:rFonts w:ascii="Cambria Math" w:hAnsi="Cambria Math"/>
                                              <w:i/>
                                            </w:rPr>
                                          </m:ctrlPr>
                                        </m:radPr>
                                        <m:deg/>
                                        <m:e>
                                          <m:r>
                                            <w:rPr>
                                              <w:rFonts w:ascii="Cambria Math" w:hAnsi="Cambria Math"/>
                                            </w:rPr>
                                            <m:t>2</m:t>
                                          </m:r>
                                        </m:e>
                                      </m:rad>
                                      <m:ctrlPr>
                                        <w:rPr>
                                          <w:rFonts w:ascii="Cambria Math" w:hAnsi="Cambria Math"/>
                                          <w:i/>
                                        </w:rPr>
                                      </m:ctrlPr>
                                    </m:den>
                                  </m:f>
                                </m:oMath>
                              </m:oMathPara>
                            </w:p>
                            <w:p w:rsidR="001E0B47" w:rsidRPr="00F36741" w:rsidRDefault="001E0B47" w:rsidP="00803055">
                              <w:pPr>
                                <w:pStyle w:val="Tekstnormalny"/>
                                <w:spacing w:line="276" w:lineRule="auto"/>
                                <w:jc w:val="left"/>
                                <w:rPr>
                                  <w:sz w:val="20"/>
                                  <w:vertAlign w:val="subscript"/>
                                </w:rPr>
                              </w:pPr>
                            </w:p>
                            <w:p w:rsidR="001E0B47" w:rsidRPr="005D4A8E" w:rsidRDefault="001E0B47" w:rsidP="00803055">
                              <w:pPr>
                                <w:rPr>
                                  <w:color w:val="808080" w:themeColor="background1" w:themeShade="80"/>
                                </w:rPr>
                              </w:pPr>
                            </w:p>
                          </w:txbxContent>
                        </wps:txbx>
                        <wps:bodyPr rot="0" vert="horz" wrap="square" lIns="91440" tIns="45720" rIns="91440" bIns="45720" anchor="t" anchorCtr="0" upright="1">
                          <a:noAutofit/>
                        </wps:bodyPr>
                      </wps:wsp>
                    </wpc:wpc>
                  </a:graphicData>
                </a:graphic>
              </wp:inline>
            </w:drawing>
          </mc:Choice>
          <mc:Fallback>
            <w:pict>
              <v:group id="Kanwa 6750" o:spid="_x0000_s1136" editas="canvas" style="width:381.9pt;height:190.95pt;mso-position-horizontal-relative:char;mso-position-vertical-relative:line" coordsize="48501,2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">
                <v:shape id="_x0000_s1137" type="#_x0000_t75" style="position:absolute;width:48501;height:24250;visibility:visible;mso-wrap-style:square">
                  <v:fill o:detectmouseclick="t"/>
                  <v:path o:connecttype="none"/>
                </v:shape>
                <v:oval id="Oval 6752" o:spid="_x0000_s1138" style="position:absolute;left:17449;top:1809;width:13323;height:13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U2cUA&#10;AADdAAAADwAAAGRycy9kb3ducmV2LnhtbESPQWvCQBSE7wX/w/KE3upGg6lEV5FKQQ89NG3vj+wz&#10;CWbfhuxrjP/eFQo9DjPzDbPZja5VA/Wh8WxgPktAEZfeNlwZ+P56f1mBCoJssfVMBm4UYLedPG0w&#10;t/7KnzQUUqkI4ZCjgVqky7UOZU0Ow8x3xNE7+96hRNlX2vZ4jXDX6kWSZNphw3Ghxo7eaiovxa8z&#10;cKj2RTboVJbp+XCU5eXn45TOjXmejvs1KKFR/sN/7aM18LrIMni8iU9A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ZTZxQAAAN0AAAAPAAAAAAAAAAAAAAAAAJgCAABkcnMv&#10;ZG93bnJldi54bWxQSwUGAAAAAAQABAD1AAAAigMAAAAA&#10;"/>
                <v:rect id="Rectangle 6753" o:spid="_x0000_s1139" style="position:absolute;left:19907;top:13957;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WScYA&#10;AADdAAAADwAAAGRycy9kb3ducmV2LnhtbESPT2vCQBTE7wW/w/IEL0U3elCJriKCNEhBGv+cH9ln&#10;Esy+jdltkn77bqHgcZiZ3zDrbW8q0VLjSssKppMIBHFmdcm5gsv5MF6CcB5ZY2WZFPyQg+1m8LbG&#10;WNuOv6hNfS4ChF2MCgrv61hKlxVk0E1sTRy8u20M+iCbXOoGuwA3lZxF0VwaLDksFFjTvqDskX4b&#10;BV12am/nzw95er8llp/Jc59ej0qNhv1uBcJT71/h/3aiFSxm8wX8vQ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gWScYAAADdAAAADwAAAAAAAAAAAAAAAACYAgAAZHJz&#10;L2Rvd25yZXYueG1sUEsFBgAAAAAEAAQA9QAAAIsDAAAAAA==&#10;" filled="f" stroked="f">
                  <v:textbox>
                    <w:txbxContent>
                      <w:p w:rsidR="001E0B47" w:rsidRPr="001C3685" w:rsidRDefault="001E0B47" w:rsidP="00803055">
                        <w:pPr>
                          <w:pStyle w:val="Tekstnormalny"/>
                          <w:spacing w:line="276" w:lineRule="auto"/>
                          <w:jc w:val="left"/>
                          <w:rPr>
                            <w:sz w:val="20"/>
                          </w:rPr>
                        </w:pPr>
                        <w:r>
                          <w:rPr>
                            <w:sz w:val="20"/>
                          </w:rPr>
                          <w:t>x</w:t>
                        </w:r>
                      </w:p>
                      <w:p w:rsidR="001E0B47" w:rsidRPr="005D4A8E" w:rsidRDefault="001E0B47" w:rsidP="00803055">
                        <w:pPr>
                          <w:rPr>
                            <w:color w:val="808080" w:themeColor="background1" w:themeShade="80"/>
                          </w:rPr>
                        </w:pPr>
                      </w:p>
                    </w:txbxContent>
                  </v:textbox>
                </v:rect>
                <v:shape id="AutoShape 6754" o:spid="_x0000_s1140" type="#_x0000_t32" style="position:absolute;left:16129;top:11131;width:6;height:5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P4rsIAAADdAAAADwAAAGRycy9kb3ducmV2LnhtbERPz2vCMBS+D/wfwhN2m+mEdVKNMoVB&#10;2WWsG+jx0TzbYPNSmti0//1yGOz48f3eHSbbiZEGbxwreF5lIIhrpw03Cn6+3582IHxA1tg5JgUz&#10;eTjsFw87LLSL/EVjFRqRQtgXqKANoS+k9HVLFv3K9cSJu7rBYkhwaKQeMKZw28l1luXSouHU0GJP&#10;p5bqW3W3Ckz8NGNfnuLx43zxOpKZX5xR6nE5vW1BBJrCv/jPXWoFr+s8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AP4rsIAAADdAAAADwAAAAAAAAAAAAAA&#10;AAChAgAAZHJzL2Rvd25yZXYueG1sUEsFBgAAAAAEAAQA+QAAAJADAAAAAA==&#10;">
                  <v:stroke endarrow="block"/>
                </v:shape>
                <v:shape id="AutoShape 6755" o:spid="_x0000_s1141" type="#_x0000_t32" style="position:absolute;left:16129;top:16173;width:5397;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SuX8YAAADdAAAADwAAAGRycy9kb3ducmV2LnhtbESPQWvCQBSE7wX/w/IEb3WjB9tEVxFB&#10;EUsPVQl6e2SfSTD7NuyuGvvru4VCj8PMfMPMFp1pxJ2cry0rGA0TEMSF1TWXCo6H9es7CB+QNTaW&#10;ScGTPCzmvZcZZto++Ivu+1CKCGGfoYIqhDaT0hcVGfRD2xJH72KdwRClK6V2+Ihw08hxkkykwZrj&#10;QoUtrSoqrvubUXD6SG/5M/+kXT5Kd2d0xn8fNkoN+t1yCiJQF/7Df+2tVvA2nqTw+yY+AT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krl/GAAAA3QAAAA8AAAAAAAAA&#10;AAAAAAAAoQIAAGRycy9kb3ducmV2LnhtbFBLBQYAAAAABAAEAPkAAACUAwAAAAA=&#10;">
                  <v:stroke endarrow="block"/>
                </v:shape>
                <v:rect id="Rectangle 6756" o:spid="_x0000_s1142" style="position:absolute;left:15563;top:10179;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Y4MQA&#10;AADdAAAADwAAAGRycy9kb3ducmV2LnhtbERPy2qDQBTdF/IPww1kU5qxLppgMwlBCJVSkJrH+uLc&#10;qtS5o85E7d93FoUuD+e9O8ymFSMNrrGs4HkdgSAurW64UnA5n562IJxH1thaJgU/5OCwXzzsMNF2&#10;4k8aC1+JEMIuQQW1910ipStrMujWtiMO3JcdDPoAh0rqAacQbloZR9GLNNhwaKixo7Sm8ru4GwVT&#10;mY+388ebzB9vmeU+69Pi+q7UajkfX0F4mv2/+M+daQWbeBP2hzfh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YGODEAAAA3QAAAA8AAAAAAAAAAAAAAAAAmAIAAGRycy9k&#10;b3ducmV2LnhtbFBLBQYAAAAABAAEAPUAAACJAwAAAAA=&#10;" filled="f" stroked="f">
                  <v:textbox>
                    <w:txbxContent>
                      <w:p w:rsidR="001E0B47" w:rsidRPr="001C3685" w:rsidRDefault="001E0B47" w:rsidP="00803055">
                        <w:pPr>
                          <w:pStyle w:val="Tekstnormalny"/>
                          <w:spacing w:line="276" w:lineRule="auto"/>
                          <w:jc w:val="left"/>
                          <w:rPr>
                            <w:sz w:val="20"/>
                          </w:rPr>
                        </w:pPr>
                        <w:r>
                          <w:rPr>
                            <w:sz w:val="20"/>
                          </w:rPr>
                          <w:t>y</w:t>
                        </w:r>
                      </w:p>
                      <w:p w:rsidR="001E0B47" w:rsidRPr="005D4A8E" w:rsidRDefault="001E0B47" w:rsidP="00803055">
                        <w:pPr>
                          <w:rPr>
                            <w:color w:val="808080" w:themeColor="background1" w:themeShade="80"/>
                          </w:rPr>
                        </w:pPr>
                      </w:p>
                    </w:txbxContent>
                  </v:textbox>
                </v:rect>
                <v:oval id="Oval 6757" o:spid="_x0000_s1143" style="position:absolute;left:23888;top:8324;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2socYA&#10;AADdAAAADwAAAGRycy9kb3ducmV2LnhtbESPQWvCQBSE74X+h+UVvNWNUqJEV0kLhaq9GFvPz+wz&#10;2Tb7Ns2uGv99t1DwOMzMN8x82dtGnKnzxrGC0TABQVw6bbhS8LF7fZyC8AFZY+OYFFzJw3JxfzfH&#10;TLsLb+lchEpECPsMFdQhtJmUvqzJoh+6ljh6R9dZDFF2ldQdXiLcNnKcJKm0aDgu1NjSS03ld3Gy&#10;CvKVKdYmfd987p9+9PPXwYc0L5UaPPT5DESgPtzC/+03rWAynozg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2socYAAADdAAAADwAAAAAAAAAAAAAAAACYAgAAZHJz&#10;L2Rvd25yZXYueG1sUEsFBgAAAAAEAAQA9QAAAIsDAAAAAA==&#10;" fillcolor="black [3213]"/>
                <v:shape id="AutoShape 6758" o:spid="_x0000_s1144" type="#_x0000_t32" style="position:absolute;left:24250;top:8686;width:7;height:144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v0C8UAAADdAAAADwAAAGRycy9kb3ducmV2LnhtbESPQWvCQBSE74X+h+UVeim6SQ4qqatI&#10;QSgeBDUHj4/d1ySYfZvurjH+e1co9DjMzDfMcj3aTgzkQ+tYQT7NQBBrZ1quFVSn7WQBIkRkg51j&#10;UnCnAOvV68sSS+NufKDhGGuRIBxKVNDE2JdSBt2QxTB1PXHyfpy3GJP0tTQebwluO1lk2UxabDkt&#10;NNjTV0P6crxaBe2u2lfDx2/0erHLzz4Pp3OnlXp/GzefICKN8T/81/42CubFvIDnm/QE5O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v0C8UAAADdAAAADwAAAAAAAAAA&#10;AAAAAAChAgAAZHJzL2Rvd25yZXYueG1sUEsFBgAAAAAEAAQA+QAAAJMDAAAAAA==&#10;"/>
                <v:shape id="AutoShape 6759" o:spid="_x0000_s1145" type="#_x0000_t32" style="position:absolute;left:28956;top:3981;width:32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dRkMUAAADdAAAADwAAAGRycy9kb3ducmV2LnhtbESPQWsCMRSE70L/Q3iFXqRmV6HK1igi&#10;COKhoO7B4yN53V26eVmTuG7/fSMIPQ4z8w2zXA+2FT350DhWkE8yEMTamYYrBeV5974AESKywdYx&#10;KfilAOvVy2iJhXF3PlJ/ipVIEA4FKqhj7Aopg67JYpi4jjh5385bjEn6ShqP9wS3rZxm2Ye02HBa&#10;qLGjbU3653SzCppD+VX242v0enHILz4P50urlXp7HTafICIN8T/8bO+Ngvl0PoPHm/Q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5dRkMUAAADdAAAADwAAAAAAAAAA&#10;AAAAAAChAgAAZHJzL2Rvd25yZXYueG1sUEsFBgAAAAAEAAQA+QAAAJMDAAAAAA==&#10;"/>
                <v:shape id="AutoShape 6760" o:spid="_x0000_s1146" type="#_x0000_t32" style="position:absolute;left:35109;top:1809;width:6;height:68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vbcYAAADdAAAADwAAAGRycy9kb3ducmV2LnhtbESPT2sCMRTE74LfITyhN80qrcrWKFKq&#10;6KXgn9Ien5vn7uLmZUnSdf32Rih4HGbmN8xs0ZpKNOR8aVnBcJCAIM6sLjlXcDys+lMQPiBrrCyT&#10;ght5WMy7nRmm2l55R80+5CJC2KeooAihTqX0WUEG/cDWxNE7W2cwROlyqR1eI9xUcpQkY2mw5LhQ&#10;YE0fBWWX/Z9RsF2vp42svi4/q7fxp6PTpsy+f5V66bXLdxCB2vAM/7c3WsFkNHmFx5v4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L23GAAAA3QAAAA8AAAAAAAAA&#10;AAAAAAAAoQIAAGRycy9kb3ducmV2LnhtbFBLBQYAAAAABAAEAPkAAACUAwAAAAA=&#10;">
                  <v:stroke startarrow="block" endarrow="block"/>
                </v:shape>
                <v:shape id="AutoShape 6761" o:spid="_x0000_s1147" type="#_x0000_t32" style="position:absolute;left:31489;top:3981;width:7;height:4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j1YMYAAADdAAAADwAAAGRycy9kb3ducmV2LnhtbESPQWvCQBSE7wX/w/IEL1I3Sqsluooo&#10;itCTiYceX7PPJJh9G7Krif31riD0OMzMN8xi1ZlK3KhxpWUF41EEgjizuuRcwSndvX+BcB5ZY2WZ&#10;FNzJwWrZe1tgrG3LR7olPhcBwi5GBYX3dSylywoy6Ea2Jg7e2TYGfZBNLnWDbYCbSk6iaCoNlhwW&#10;CqxpU1B2Sa5Gwc/2u/vLqvT3o71ccZje9+fkYJQa9Lv1HISnzv+HX+2DVjCbzD7h+SY8Ab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49WDGAAAA3QAAAA8AAAAAAAAA&#10;AAAAAAAAoQIAAGRycy9kb3ducmV2LnhtbFBLBQYAAAAABAAEAPkAAACUAwAAAAA=&#10;">
                  <v:stroke startarrow="block" endarrow="block"/>
                </v:shape>
                <v:shape id="AutoShape 6762" o:spid="_x0000_s1148" type="#_x0000_t32" style="position:absolute;left:24250;top:8680;width:11583;height: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UIV8YAAADdAAAADwAAAGRycy9kb3ducmV2LnhtbESP3YrCMBSE74V9h3AWvBFNV/CHapTi&#10;IoiwuHYFbw/Nsa02J6WJWt9+IwheDjPzDTNftqYSN2pcaVnB1yACQZxZXXKu4PC37k9BOI+ssbJM&#10;Ch7kYLn46Mwx1vbOe7qlPhcBwi5GBYX3dSylywoy6Aa2Jg7eyTYGfZBNLnWD9wA3lRxG0VgaLDks&#10;FFjTqqDskl6NAv/T247O+90uSZm/k9/t8ZKsjkp1P9tkBsJT69/hV3ujFUyGkzE834Qn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lCFfGAAAA3QAAAA8AAAAAAAAA&#10;AAAAAAAAoQIAAGRycy9kb3ducmV2LnhtbFBLBQYAAAAABAAEAPkAAACUAwAAAAA=&#10;"/>
                <v:rect id="Rectangle 6763" o:spid="_x0000_s1149" style="position:absolute;left:15563;top:4343;width:14116;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AlMYA&#10;AADdAAAADwAAAGRycy9kb3ducmV2LnhtbESPT2vCQBTE7wW/w/IEL0U39dBIdBURpKEUpPHP+ZF9&#10;JsHs25hdk/TbdwsFj8PM/IZZbQZTi45aV1lW8DaLQBDnVldcKDgd99MFCOeRNdaWScEPOdisRy8r&#10;TLTt+Zu6zBciQNglqKD0vkmkdHlJBt3MNsTBu9rWoA+yLaRusQ9wU8t5FL1LgxWHhRIb2pWU37KH&#10;UdDnh+5y/PqQh9dLavme3nfZ+VOpyXjYLkF4Gvwz/N9OtYJ4Hsfw9yY8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GAlMYAAADdAAAADwAAAAAAAAAAAAAAAACYAgAAZHJz&#10;L2Rvd25yZXYueG1sUEsFBgAAAAAEAAQA9QAAAIsDAAAAAA==&#10;" filled="f" stroked="f">
                  <v:textbox>
                    <w:txbxContent>
                      <w:p w:rsidR="001E0B47" w:rsidRPr="001643C9" w:rsidRDefault="001E0B47" w:rsidP="00803055">
                        <w:pPr>
                          <w:pStyle w:val="Tekstnormalny"/>
                          <w:spacing w:line="276" w:lineRule="auto"/>
                          <w:jc w:val="left"/>
                          <w:rPr>
                            <w:sz w:val="16"/>
                            <w:vertAlign w:val="subscript"/>
                          </w:rPr>
                        </w:pPr>
                        <m:oMathPara>
                          <m:oMath>
                            <m:d>
                              <m:dPr>
                                <m:begChr m:val="|"/>
                                <m:endChr m:val="|"/>
                                <m:ctrlPr>
                                  <w:rPr>
                                    <w:rFonts w:ascii="Cambria Math" w:eastAsiaTheme="minorEastAsia" w:hAnsi="Cambria Math"/>
                                    <w:sz w:val="20"/>
                                  </w:rPr>
                                </m:ctrlPr>
                              </m:dPr>
                              <m:e>
                                <m:r>
                                  <m:rPr>
                                    <m:sty m:val="p"/>
                                  </m:rPr>
                                  <w:rPr>
                                    <w:rFonts w:ascii="Cambria Math" w:eastAsiaTheme="minorEastAsia" w:hAnsi="Cambria Math"/>
                                    <w:sz w:val="20"/>
                                  </w:rPr>
                                  <m:t>Δ</m:t>
                                </m:r>
                                <m:sSub>
                                  <m:sSubPr>
                                    <m:ctrlPr>
                                      <w:rPr>
                                        <w:rFonts w:ascii="Cambria Math" w:eastAsiaTheme="minorEastAsia" w:hAnsi="Cambria Math"/>
                                        <w:sz w:val="20"/>
                                      </w:rPr>
                                    </m:ctrlPr>
                                  </m:sSubPr>
                                  <m:e>
                                    <m:r>
                                      <m:rPr>
                                        <m:sty m:val="p"/>
                                      </m:rPr>
                                      <w:rPr>
                                        <w:rFonts w:ascii="Cambria Math" w:eastAsiaTheme="minorEastAsia" w:hAnsi="Cambria Math"/>
                                        <w:sz w:val="20"/>
                                      </w:rPr>
                                      <m:t>A</m:t>
                                    </m:r>
                                  </m:e>
                                  <m:sub>
                                    <m:r>
                                      <m:rPr>
                                        <m:sty m:val="p"/>
                                      </m:rPr>
                                      <w:rPr>
                                        <w:rFonts w:ascii="Cambria Math" w:eastAsiaTheme="minorEastAsia" w:hAnsi="Cambria Math"/>
                                        <w:sz w:val="20"/>
                                      </w:rPr>
                                      <m:t>x</m:t>
                                    </m:r>
                                  </m:sub>
                                </m:sSub>
                              </m:e>
                            </m:d>
                            <m:r>
                              <w:rPr>
                                <w:rFonts w:ascii="Cambria Math" w:eastAsiaTheme="minorEastAsia" w:hAnsi="Cambria Math"/>
                                <w:sz w:val="20"/>
                              </w:rPr>
                              <m:t>=</m:t>
                            </m:r>
                            <m:d>
                              <m:dPr>
                                <m:begChr m:val="|"/>
                                <m:endChr m:val="|"/>
                                <m:ctrlPr>
                                  <w:rPr>
                                    <w:rFonts w:ascii="Cambria Math" w:eastAsiaTheme="minorEastAsia" w:hAnsi="Cambria Math"/>
                                    <w:sz w:val="20"/>
                                  </w:rPr>
                                </m:ctrlPr>
                              </m:dPr>
                              <m:e>
                                <m:r>
                                  <m:rPr>
                                    <m:sty m:val="p"/>
                                  </m:rPr>
                                  <w:rPr>
                                    <w:rFonts w:ascii="Cambria Math" w:eastAsiaTheme="minorEastAsia" w:hAnsi="Cambria Math"/>
                                    <w:sz w:val="20"/>
                                  </w:rPr>
                                  <m:t>Δ</m:t>
                                </m:r>
                                <m:sSub>
                                  <m:sSubPr>
                                    <m:ctrlPr>
                                      <w:rPr>
                                        <w:rFonts w:ascii="Cambria Math" w:eastAsiaTheme="minorEastAsia" w:hAnsi="Cambria Math"/>
                                        <w:sz w:val="20"/>
                                      </w:rPr>
                                    </m:ctrlPr>
                                  </m:sSubPr>
                                  <m:e>
                                    <m:r>
                                      <m:rPr>
                                        <m:sty m:val="p"/>
                                      </m:rPr>
                                      <w:rPr>
                                        <w:rFonts w:ascii="Cambria Math" w:eastAsiaTheme="minorEastAsia" w:hAnsi="Cambria Math"/>
                                        <w:sz w:val="20"/>
                                      </w:rPr>
                                      <m:t>A</m:t>
                                    </m:r>
                                  </m:e>
                                  <m:sub>
                                    <m:r>
                                      <m:rPr>
                                        <m:sty m:val="p"/>
                                      </m:rPr>
                                      <w:rPr>
                                        <w:rFonts w:ascii="Cambria Math" w:eastAsiaTheme="minorEastAsia" w:hAnsi="Cambria Math"/>
                                        <w:sz w:val="20"/>
                                      </w:rPr>
                                      <m:t>y</m:t>
                                    </m:r>
                                  </m:sub>
                                </m:sSub>
                              </m:e>
                            </m:d>
                          </m:oMath>
                        </m:oMathPara>
                      </w:p>
                      <w:p w:rsidR="001E0B47" w:rsidRPr="001643C9" w:rsidRDefault="001E0B47" w:rsidP="00803055">
                        <w:pPr>
                          <w:rPr>
                            <w:color w:val="808080" w:themeColor="background1" w:themeShade="80"/>
                            <w:sz w:val="18"/>
                          </w:rPr>
                        </w:pPr>
                      </w:p>
                    </w:txbxContent>
                  </v:textbox>
                </v:rect>
                <v:shape id="AutoShape 6764" o:spid="_x0000_s1150" type="#_x0000_t32" style="position:absolute;left:24250;top:19177;width:47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8laMQAAADdAAAADwAAAGRycy9kb3ducmV2LnhtbERPz2vCMBS+D/wfwhN2m6nCWumMMmSK&#10;uwjrFD2+NW9tsXkpSdZ2/705DHb8+H6vNqNpRU/ON5YVzGcJCOLS6oYrBafP3dMShA/IGlvLpOCX&#10;PGzWk4cV5toO/EF9ESoRQ9jnqKAOocul9GVNBv3MdsSR+7bOYIjQVVI7HGK4aeUiSVJpsOHYUGNH&#10;25rKW/FjFLzv98tetsfbZfecvjn6OjTl+arU43R8fQERaAz/4j/3QSvIFlmcG9/EJ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yVoxAAAAN0AAAAPAAAAAAAAAAAA&#10;AAAAAKECAABkcnMvZG93bnJldi54bWxQSwUGAAAAAAQABAD5AAAAkgMAAAAA&#10;">
                  <v:stroke startarrow="block" endarrow="block"/>
                </v:shape>
                <v:rect id="Rectangle 6765" o:spid="_x0000_s1151" style="position:absolute;left:24612;top:15201;width:3982;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xfcYA&#10;AADdAAAADwAAAGRycy9kb3ducmV2LnhtbESPQWvCQBSE74L/YXlCL6Vu9FDb6CoiiKEIYqyeH9nX&#10;JDT7Nma3Sfz3rlDwOMzMN8xi1ZtKtNS40rKCyTgCQZxZXXKu4Pu0ffsA4TyyxsoyKbiRg9VyOFhg&#10;rG3HR2pTn4sAYRejgsL7OpbSZQUZdGNbEwfvxzYGfZBNLnWDXYCbSk6j6F0aLDksFFjTpqDsN/0z&#10;Crrs0F5O+508vF4Sy9fkuknPX0q9jPr1HISn3j/D/+1EK5hNZ5/weBOe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KxfcYAAADdAAAADwAAAAAAAAAAAAAAAACYAgAAZHJz&#10;L2Rvd25yZXYueG1sUEsFBgAAAAAEAAQA9QAAAIsDAAAAAA==&#10;" filled="f" stroked="f">
                  <v:textbox>
                    <w:txbxContent>
                      <w:p w:rsidR="001E0B47" w:rsidRPr="005D4A8E" w:rsidRDefault="001E0B47" w:rsidP="00803055">
                        <w:pPr>
                          <w:rPr>
                            <w:color w:val="808080" w:themeColor="background1" w:themeShade="80"/>
                          </w:rPr>
                        </w:pPr>
                        <m:oMathPara>
                          <m:oMath>
                            <m:f>
                              <m:fPr>
                                <m:ctrlPr>
                                  <w:rPr>
                                    <w:rFonts w:ascii="Cambria Math" w:hAnsi="Cambria Math"/>
                                    <w:sz w:val="20"/>
                                  </w:rPr>
                                </m:ctrlPr>
                              </m:fPr>
                              <m:num>
                                <m:sSub>
                                  <m:sSubPr>
                                    <m:ctrlPr>
                                      <w:rPr>
                                        <w:rFonts w:ascii="Cambria Math" w:hAnsi="Cambria Math"/>
                                        <w:sz w:val="20"/>
                                      </w:rPr>
                                    </m:ctrlPr>
                                  </m:sSubPr>
                                  <m:e>
                                    <m:r>
                                      <m:rPr>
                                        <m:sty m:val="p"/>
                                      </m:rPr>
                                      <w:rPr>
                                        <w:rFonts w:ascii="Cambria Math" w:hAnsi="Cambria Math"/>
                                        <w:sz w:val="20"/>
                                      </w:rPr>
                                      <m:t>ΔA</m:t>
                                    </m:r>
                                  </m:e>
                                  <m:sub>
                                    <m:r>
                                      <m:rPr>
                                        <m:sty m:val="p"/>
                                      </m:rPr>
                                      <w:rPr>
                                        <w:rFonts w:ascii="Cambria Math" w:hAnsi="Cambria Math"/>
                                        <w:sz w:val="20"/>
                                      </w:rPr>
                                      <m:t>x</m:t>
                                    </m:r>
                                  </m:sub>
                                </m:sSub>
                              </m:num>
                              <m:den>
                                <m:rad>
                                  <m:radPr>
                                    <m:degHide m:val="1"/>
                                    <m:ctrlPr>
                                      <w:rPr>
                                        <w:rFonts w:ascii="Cambria Math" w:hAnsi="Cambria Math"/>
                                        <w:sz w:val="20"/>
                                      </w:rPr>
                                    </m:ctrlPr>
                                  </m:radPr>
                                  <m:deg/>
                                  <m:e>
                                    <m:r>
                                      <m:rPr>
                                        <m:sty m:val="p"/>
                                      </m:rPr>
                                      <w:rPr>
                                        <w:rFonts w:ascii="Cambria Math" w:hAnsi="Cambria Math"/>
                                        <w:sz w:val="20"/>
                                      </w:rPr>
                                      <m:t>2</m:t>
                                    </m:r>
                                  </m:e>
                                </m:rad>
                              </m:den>
                            </m:f>
                          </m:oMath>
                        </m:oMathPara>
                      </w:p>
                      <w:p w:rsidR="001E0B47" w:rsidRPr="00F36741" w:rsidRDefault="001E0B47" w:rsidP="00803055">
                        <w:pPr>
                          <w:pStyle w:val="Tekstnormalny"/>
                          <w:spacing w:line="276" w:lineRule="auto"/>
                          <w:jc w:val="left"/>
                          <w:rPr>
                            <w:sz w:val="20"/>
                            <w:vertAlign w:val="subscript"/>
                          </w:rPr>
                        </w:pPr>
                      </w:p>
                      <w:p w:rsidR="001E0B47" w:rsidRPr="005D4A8E" w:rsidRDefault="001E0B47" w:rsidP="00803055">
                        <w:pPr>
                          <w:rPr>
                            <w:color w:val="808080" w:themeColor="background1" w:themeShade="80"/>
                          </w:rPr>
                        </w:pPr>
                      </w:p>
                    </w:txbxContent>
                  </v:textbox>
                </v:rect>
                <v:shape id="AutoShape 6766" o:spid="_x0000_s1152" type="#_x0000_t32" style="position:absolute;left:28956;top:3981;width:6;height:158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C/wMIAAADdAAAADwAAAGRycy9kb3ducmV2LnhtbERPz2vCMBS+C/4P4QleRNN6mKUzyhAG&#10;4mEw7cHjI3lry5qXmmS1/vfmMPD48f3e7kfbiYF8aB0ryFcZCGLtTMu1guryuSxAhIhssHNMCh4U&#10;YL+bTrZYGnfnbxrOsRYphEOJCpoY+1LKoBuyGFauJ07cj/MWY4K+lsbjPYXbTq6z7E1abDk1NNjT&#10;oSH9e/6zCtpT9VUNi1v0ujjlV5+Hy7XTSs1n48c7iEhjfIn/3UejYLMu0v70Jj0Bu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pC/wMIAAADdAAAADwAAAAAAAAAAAAAA&#10;AAChAgAAZHJzL2Rvd25yZXYueG1sUEsFBgAAAAAEAAQA+QAAAJADAAAAAA==&#10;"/>
                <v:shape id="AutoShape 6767" o:spid="_x0000_s1153" type="#_x0000_t32" style="position:absolute;left:30765;top:8686;width:7;height:144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aW8UAAADdAAAADwAAAGRycy9kb3ducmV2LnhtbESPQWvCQBSE7wX/w/IKXkrdxIOG1FVK&#10;oSAehGoOHh+7r0lo9m3cXWP8925B8DjMzDfMajPaTgzkQ+tYQT7LQBBrZ1quFVTH7/cCRIjIBjvH&#10;pOBGATbrycsKS+Ou/EPDIdYiQTiUqKCJsS+lDLohi2HmeuLk/TpvMSbpa2k8XhPcdnKeZQtpseW0&#10;0GBPXw3pv8PFKmh31b4a3s7R62KXn3wejqdOKzV9HT8/QEQa4zP8aG+NguW8yO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waW8UAAADdAAAADwAAAAAAAAAA&#10;AAAAAAChAgAAZHJzL2Rvd25yZXYueG1sUEsFBgAAAAAEAAQA+QAAAJMDAAAAAA==&#10;"/>
                <v:shape id="AutoShape 6768" o:spid="_x0000_s1154" type="#_x0000_t32" style="position:absolute;left:24110;top:1809;width:1176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xSkcYAAADdAAAADwAAAGRycy9kb3ducmV2LnhtbESPQWsCMRSE70L/Q3gFL6JZF7SyNcpW&#10;ELTgQVvvr5vXTejmZbuJuv33TUHocZiZb5jluneNuFIXrGcF00kGgrjy2nKt4P1tO16ACBFZY+OZ&#10;FPxQgPXqYbDEQvsbH+l6irVIEA4FKjAxtoWUoTLkMEx8S5y8T985jEl2tdQd3hLcNTLPsrl0aDkt&#10;GGxpY6j6Ol2cgsN++lJ+GLt/PX7bw2xbNpd6dFZq+NiXzyAi9fE/fG/vtIKnfJH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8UpHGAAAA3QAAAA8AAAAAAAAA&#10;AAAAAAAAoQIAAGRycy9kb3ducmV2LnhtbFBLBQYAAAAABAAEAPkAAACUAwAAAAA=&#10;"/>
                <v:rect id="Rectangle 6769" o:spid="_x0000_s1155" style="position:absolute;left:34747;top:3981;width:3981;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sMYA&#10;AADdAAAADwAAAGRycy9kb3ducmV2LnhtbESPQWvCQBSE74L/YXmFXkrd1IJKdBURSoMIYrSeH9ln&#10;Epp9G7Nrkv57Vyh4HGbmG2ax6k0lWmpcaVnBxygCQZxZXXKu4HT8ep+BcB5ZY2WZFPyRg9VyOFhg&#10;rG3HB2pTn4sAYRejgsL7OpbSZQUZdCNbEwfvYhuDPsgml7rBLsBNJcdRNJEGSw4LBda0KSj7TW9G&#10;QZft2/Nx9y33b+fE8jW5btKfrVKvL/16DsJT75/h/3aiFUzHs09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2sMYAAADdAAAADwAAAAAAAAAAAAAAAACYAgAAZHJz&#10;L2Rvd25yZXYueG1sUEsFBgAAAAAEAAQA9QAAAIsDAAAAAA==&#10;" filled="f" stroked="f">
                  <v:textbox>
                    <w:txbxContent>
                      <w:p w:rsidR="001E0B47" w:rsidRPr="00F36741" w:rsidRDefault="001E0B47" w:rsidP="00803055">
                        <w:pPr>
                          <w:pStyle w:val="Tekstnormalny"/>
                          <w:spacing w:line="276" w:lineRule="auto"/>
                          <w:jc w:val="left"/>
                          <w:rPr>
                            <w:sz w:val="20"/>
                            <w:vertAlign w:val="subscript"/>
                          </w:rPr>
                        </w:pPr>
                        <m:oMathPara>
                          <m:oMath>
                            <m:sSub>
                              <m:sSubPr>
                                <m:ctrlPr>
                                  <w:rPr>
                                    <w:rFonts w:ascii="Cambria Math" w:hAnsi="Cambria Math"/>
                                    <w:sz w:val="20"/>
                                  </w:rPr>
                                </m:ctrlPr>
                              </m:sSubPr>
                              <m:e>
                                <m:r>
                                  <m:rPr>
                                    <m:sty m:val="p"/>
                                  </m:rPr>
                                  <w:rPr>
                                    <w:rFonts w:ascii="Cambria Math" w:hAnsi="Cambria Math"/>
                                    <w:sz w:val="20"/>
                                  </w:rPr>
                                  <m:t>ΔA</m:t>
                                </m:r>
                              </m:e>
                              <m:sub>
                                <m:r>
                                  <m:rPr>
                                    <m:sty m:val="p"/>
                                  </m:rPr>
                                  <w:rPr>
                                    <w:rFonts w:ascii="Cambria Math" w:hAnsi="Cambria Math"/>
                                    <w:sz w:val="20"/>
                                  </w:rPr>
                                  <m:t>y</m:t>
                                </m:r>
                              </m:sub>
                            </m:sSub>
                          </m:oMath>
                        </m:oMathPara>
                      </w:p>
                      <w:p w:rsidR="001E0B47" w:rsidRPr="005D4A8E" w:rsidRDefault="001E0B47" w:rsidP="00803055">
                        <w:pPr>
                          <w:rPr>
                            <w:color w:val="808080" w:themeColor="background1" w:themeShade="80"/>
                          </w:rPr>
                        </w:pPr>
                      </w:p>
                    </w:txbxContent>
                  </v:textbox>
                </v:rect>
                <v:shape id="AutoShape 6770" o:spid="_x0000_s1156" type="#_x0000_t32" style="position:absolute;left:24250;top:3981;width:4706;height:47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IUUcUAAADdAAAADwAAAGRycy9kb3ducmV2LnhtbESPQWvCQBSE7wX/w/KE3upGsVZSN0EF&#10;QXopWsEeH9nXZGn2bciu2fjvu4VCj8PMfMNsytG2YqDeG8cK5rMMBHHltOFaweXj8LQG4QOyxtYx&#10;KbiTh7KYPGww1y7yiYZzqEWCsM9RQRNCl0vpq4Ys+pnriJP35XqLIcm+lrrHmOC2lYssW0mLhtNC&#10;gx3tG6q+zzerwMR3M3THfdy9XT+9jmTuz84o9Tgdt68gAo3hP/zXPmoFL4v1En7fp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IUUcUAAADdAAAADwAAAAAAAAAA&#10;AAAAAAChAgAAZHJzL2Rvd25yZXYueG1sUEsFBgAAAAAEAAQA+QAAAJMDAAAAAA==&#10;">
                  <v:stroke endarrow="block"/>
                </v:shape>
                <v:rect id="Rectangle 6771" o:spid="_x0000_s1157" style="position:absolute;left:25698;top:19907;width:3981;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LX8YA&#10;AADdAAAADwAAAGRycy9kb3ducmV2LnhtbESPQWvCQBSE74L/YXmFXkrdVKhKdBURSoMIYrSeH9ln&#10;Epp9G7Nrkv57Vyh4HGbmG2ax6k0lWmpcaVnBxygCQZxZXXKu4HT8ep+BcB5ZY2WZFPyRg9VyOFhg&#10;rG3HB2pTn4sAYRejgsL7OpbSZQUZdCNbEwfvYhuDPsgml7rBLsBNJcdRNJEGSw4LBda0KSj7TW9G&#10;QZft2/Nx9y33b+fE8jW5btKfrVKvL/16DsJT75/h/3aiFUzHs09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rLX8YAAADdAAAADwAAAAAAAAAAAAAAAACYAgAAZHJz&#10;L2Rvd25yZXYueG1sUEsFBgAAAAAEAAQA9QAAAIsDAAAAAA==&#10;" filled="f" stroked="f">
                  <v:textbox>
                    <w:txbxContent>
                      <w:p w:rsidR="001E0B47" w:rsidRPr="005D4A8E" w:rsidRDefault="001E0B47" w:rsidP="00803055">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ΔA</m:t>
                                </m:r>
                              </m:e>
                              <m:sub>
                                <m:r>
                                  <m:rPr>
                                    <m:sty m:val="p"/>
                                  </m:rPr>
                                  <w:rPr>
                                    <w:rFonts w:ascii="Cambria Math" w:hAnsi="Cambria Math"/>
                                    <w:sz w:val="20"/>
                                  </w:rPr>
                                  <m:t>x</m:t>
                                </m:r>
                              </m:sub>
                            </m:sSub>
                          </m:oMath>
                        </m:oMathPara>
                      </w:p>
                      <w:p w:rsidR="001E0B47" w:rsidRPr="00F36741" w:rsidRDefault="001E0B47" w:rsidP="00803055">
                        <w:pPr>
                          <w:pStyle w:val="Tekstnormalny"/>
                          <w:spacing w:line="276" w:lineRule="auto"/>
                          <w:jc w:val="left"/>
                          <w:rPr>
                            <w:sz w:val="20"/>
                            <w:vertAlign w:val="subscript"/>
                          </w:rPr>
                        </w:pPr>
                      </w:p>
                      <w:p w:rsidR="001E0B47" w:rsidRPr="005D4A8E" w:rsidRDefault="001E0B47" w:rsidP="00803055">
                        <w:pPr>
                          <w:rPr>
                            <w:color w:val="808080" w:themeColor="background1" w:themeShade="80"/>
                          </w:rPr>
                        </w:pPr>
                      </w:p>
                    </w:txbxContent>
                  </v:textbox>
                </v:rect>
                <v:shape id="AutoShape 6772" o:spid="_x0000_s1158" type="#_x0000_t32" style="position:absolute;left:24250;top:22440;width:651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kpsYAAADdAAAADwAAAGRycy9kb3ducmV2LnhtbESPQWvCQBSE7wX/w/KE3upGoTFEVxGp&#10;Yi+FWkWPz+wzCWbfht1tTP99tyD0OMzMN8x82ZtGdOR8bVnBeJSAIC6srrlUcPjavGQgfEDW2Fgm&#10;BT/kYbkYPM0x1/bOn9TtQykihH2OCqoQ2lxKX1Rk0I9sSxy9q3UGQ5SulNrhPcJNIydJkkqDNceF&#10;CltaV1Tc9t9Gwft2m3Wy+bidNq/pm6PLri6OZ6Weh/1qBiJQH/7Dj/ZOK5hOshT+3s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pZKbGAAAA3QAAAA8AAAAAAAAA&#10;AAAAAAAAoQIAAGRycy9kb3ducmV2LnhtbFBLBQYAAAAABAAEAPkAAACUAwAAAAA=&#10;">
                  <v:stroke startarrow="block" endarrow="block"/>
                </v:shape>
                <v:rect id="Rectangle 6773" o:spid="_x0000_s1159" style="position:absolute;left:31127;top:4343;width:3982;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ws8YA&#10;AADdAAAADwAAAGRycy9kb3ducmV2LnhtbESPT2vCQBTE74LfYXmCF9FNPVSJriKCNJSCNP45P7LP&#10;JJh9G7Nrkn77bqHgcZiZ3zDrbW8q0VLjSssK3mYRCOLM6pJzBefTYboE4TyyxsoyKfghB9vNcLDG&#10;WNuOv6lNfS4ChF2MCgrv61hKlxVk0M1sTRy8m20M+iCbXOoGuwA3lZxH0bs0WHJYKLCmfUHZPX0a&#10;BV12bK+nrw95nFwTy4/ksU8vn0qNR/1uBcJT71/h/3aiFSzmywX8vQ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Tws8YAAADdAAAADwAAAAAAAAAAAAAAAACYAgAAZHJz&#10;L2Rvd25yZXYueG1sUEsFBgAAAAAEAAQA9QAAAIsDAAAAAA==&#10;" filled="f" stroked="f">
                  <v:textbox>
                    <w:txbxContent>
                      <w:p w:rsidR="001E0B47" w:rsidRPr="001643C9" w:rsidRDefault="001E0B47" w:rsidP="00803055">
                        <m:oMathPara>
                          <m:oMath>
                            <m:f>
                              <m:fPr>
                                <m:ctrlPr>
                                  <w:rPr>
                                    <w:rFonts w:ascii="Cambria Math" w:hAnsi="Cambria Math"/>
                                    <w:sz w:val="20"/>
                                  </w:rPr>
                                </m:ctrlPr>
                              </m:fPr>
                              <m:num>
                                <m:sSub>
                                  <m:sSubPr>
                                    <m:ctrlPr>
                                      <w:rPr>
                                        <w:rFonts w:ascii="Cambria Math" w:hAnsi="Cambria Math"/>
                                        <w:sz w:val="20"/>
                                      </w:rPr>
                                    </m:ctrlPr>
                                  </m:sSubPr>
                                  <m:e>
                                    <m:r>
                                      <m:rPr>
                                        <m:sty m:val="p"/>
                                      </m:rPr>
                                      <w:rPr>
                                        <w:rFonts w:ascii="Cambria Math" w:hAnsi="Cambria Math"/>
                                        <w:sz w:val="20"/>
                                      </w:rPr>
                                      <m:t>ΔA</m:t>
                                    </m:r>
                                  </m:e>
                                  <m:sub>
                                    <m:r>
                                      <m:rPr>
                                        <m:sty m:val="p"/>
                                      </m:rPr>
                                      <w:rPr>
                                        <w:rFonts w:ascii="Cambria Math" w:hAnsi="Cambria Math"/>
                                        <w:sz w:val="20"/>
                                      </w:rPr>
                                      <m:t>y</m:t>
                                    </m:r>
                                  </m:sub>
                                </m:sSub>
                                <m:ctrlPr>
                                  <w:rPr>
                                    <w:rFonts w:ascii="Cambria Math" w:hAnsi="Cambria Math"/>
                                    <w:i/>
                                  </w:rPr>
                                </m:ctrlPr>
                              </m:num>
                              <m:den>
                                <m:rad>
                                  <m:radPr>
                                    <m:degHide m:val="1"/>
                                    <m:ctrlPr>
                                      <w:rPr>
                                        <w:rFonts w:ascii="Cambria Math" w:hAnsi="Cambria Math"/>
                                        <w:i/>
                                      </w:rPr>
                                    </m:ctrlPr>
                                  </m:radPr>
                                  <m:deg/>
                                  <m:e>
                                    <m:r>
                                      <w:rPr>
                                        <w:rFonts w:ascii="Cambria Math" w:hAnsi="Cambria Math"/>
                                      </w:rPr>
                                      <m:t>2</m:t>
                                    </m:r>
                                  </m:e>
                                </m:rad>
                                <m:ctrlPr>
                                  <w:rPr>
                                    <w:rFonts w:ascii="Cambria Math" w:hAnsi="Cambria Math"/>
                                    <w:i/>
                                  </w:rPr>
                                </m:ctrlPr>
                              </m:den>
                            </m:f>
                          </m:oMath>
                        </m:oMathPara>
                      </w:p>
                      <w:p w:rsidR="001E0B47" w:rsidRPr="00F36741" w:rsidRDefault="001E0B47" w:rsidP="00803055">
                        <w:pPr>
                          <w:pStyle w:val="Tekstnormalny"/>
                          <w:spacing w:line="276" w:lineRule="auto"/>
                          <w:jc w:val="left"/>
                          <w:rPr>
                            <w:sz w:val="20"/>
                            <w:vertAlign w:val="subscript"/>
                          </w:rPr>
                        </w:pPr>
                      </w:p>
                      <w:p w:rsidR="001E0B47" w:rsidRPr="005D4A8E" w:rsidRDefault="001E0B47" w:rsidP="00803055">
                        <w:pPr>
                          <w:rPr>
                            <w:color w:val="808080" w:themeColor="background1" w:themeShade="80"/>
                          </w:rPr>
                        </w:pPr>
                      </w:p>
                    </w:txbxContent>
                  </v:textbox>
                </v:rect>
                <w10:anchorlock/>
              </v:group>
            </w:pict>
          </mc:Fallback>
        </mc:AlternateContent>
      </w:r>
    </w:p>
    <w:p w:rsidR="00803055" w:rsidRPr="006C6B7F" w:rsidRDefault="00803055" w:rsidP="00803055">
      <w:pPr>
        <w:pStyle w:val="Legenda"/>
      </w:pPr>
      <w:r>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Rysunek \* ARABIC \s 1 </w:instrText>
      </w:r>
      <w:r w:rsidR="001E0B47">
        <w:fldChar w:fldCharType="separate"/>
      </w:r>
      <w:r w:rsidR="009F0CB6">
        <w:rPr>
          <w:noProof/>
        </w:rPr>
        <w:t>62</w:t>
      </w:r>
      <w:r w:rsidR="001E0B47">
        <w:rPr>
          <w:noProof/>
        </w:rPr>
        <w:fldChar w:fldCharType="end"/>
      </w:r>
      <w:r>
        <w:t>– Pole tolerancji, maksymalne błędy w poziomie i pionie oraz maksymalny błąd całkowity w arbitralnym kierunku.</w:t>
      </w:r>
    </w:p>
    <w:p w:rsidR="006C6B7F" w:rsidRPr="006C6B7F" w:rsidRDefault="006C6B7F" w:rsidP="003C109C">
      <w:pPr>
        <w:pStyle w:val="Tekstnormalny"/>
      </w:pPr>
      <w:r w:rsidRPr="006C6B7F">
        <w:t>Błąd kątowy</w:t>
      </w:r>
      <w:r>
        <w:t xml:space="preserve"> </w:t>
      </w:r>
      <w:r w:rsidR="00857B82">
        <w:t xml:space="preserve">obrotu w płaszczyźnie połączenia </w:t>
      </w:r>
      <m:oMath>
        <m:r>
          <m:rPr>
            <m:sty m:val="p"/>
          </m:rPr>
          <w:rPr>
            <w:rFonts w:ascii="Cambria Math" w:eastAsiaTheme="minorEastAsia" w:hAnsi="Cambria Math"/>
          </w:rPr>
          <m:t>±Δϕ</m:t>
        </m:r>
      </m:oMath>
      <w:r w:rsidR="004E04D2">
        <w:t xml:space="preserve"> </w:t>
      </w:r>
      <w:r>
        <w:t>zależy od większego wymiaru rozstawienia otworów</w:t>
      </w:r>
      <w:r w:rsidR="00413096">
        <w:t>.</w:t>
      </w:r>
      <w:r w:rsidR="004E3D5A">
        <w:t xml:space="preserve"> Przyjmowane jest uproszczenie </w:t>
      </w:r>
      <w:r w:rsidR="003F08EC">
        <w:t>zakładające</w:t>
      </w:r>
      <w:r w:rsidR="004E3D5A">
        <w:t xml:space="preserve"> symetryczny ruch </w:t>
      </w:r>
      <w:r w:rsidR="00241F01">
        <w:t>w przeciwnych kierunkach na ramieniu równym większemu rozstawowi otworów.</w:t>
      </w:r>
    </w:p>
    <w:tbl>
      <w:tblPr>
        <w:tblW w:w="5000" w:type="pct"/>
        <w:tblLook w:val="04A0" w:firstRow="1" w:lastRow="0" w:firstColumn="1" w:lastColumn="0" w:noHBand="0" w:noVBand="1"/>
      </w:tblPr>
      <w:tblGrid>
        <w:gridCol w:w="393"/>
        <w:gridCol w:w="8094"/>
        <w:gridCol w:w="801"/>
      </w:tblGrid>
      <w:tr w:rsidR="00413096" w:rsidTr="002D6499">
        <w:tc>
          <w:tcPr>
            <w:tcW w:w="212" w:type="pct"/>
          </w:tcPr>
          <w:p w:rsidR="00413096" w:rsidRDefault="00413096" w:rsidP="00E15D70">
            <w:pPr>
              <w:pStyle w:val="Tekstnormalny"/>
            </w:pPr>
          </w:p>
        </w:tc>
        <w:tc>
          <w:tcPr>
            <w:tcW w:w="4357" w:type="pct"/>
          </w:tcPr>
          <w:p w:rsidR="00241F01" w:rsidRPr="00241F01" w:rsidRDefault="000045F6" w:rsidP="00413096">
            <w:pPr>
              <w:pStyle w:val="Tekstnormalny"/>
              <w:jc w:val="center"/>
              <w:rPr>
                <w:rFonts w:eastAsiaTheme="minorEastAsia"/>
              </w:rPr>
            </w:pPr>
            <m:oMathPara>
              <m:oMath>
                <m:r>
                  <m:rPr>
                    <m:sty m:val="p"/>
                  </m:rPr>
                  <w:rPr>
                    <w:rFonts w:ascii="Cambria Math" w:eastAsiaTheme="minorEastAsia" w:hAnsi="Cambria Math"/>
                  </w:rPr>
                  <m:t>tgϕ</m:t>
                </m:r>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otw</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Es</m:t>
                        </m:r>
                      </m:e>
                      <m:sub>
                        <m:r>
                          <m:rPr>
                            <m:sty m:val="p"/>
                          </m:rPr>
                          <w:rPr>
                            <w:rFonts w:ascii="Cambria Math" w:eastAsiaTheme="minorEastAsia" w:hAnsi="Cambria Math"/>
                          </w:rPr>
                          <m:t>otw</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gwin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gwi</m:t>
                        </m:r>
                      </m:sub>
                    </m:sSub>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Bx</m:t>
                        </m:r>
                      </m:sub>
                    </m:sSub>
                  </m:den>
                </m:f>
              </m:oMath>
            </m:oMathPara>
          </w:p>
          <w:p w:rsidR="00413096" w:rsidRPr="004E3472" w:rsidRDefault="00413096" w:rsidP="00872FAC">
            <w:pPr>
              <w:pStyle w:val="Tekstnormalny"/>
              <w:jc w:val="center"/>
              <w:rPr>
                <w:rFonts w:eastAsiaTheme="minorEastAsia"/>
              </w:rPr>
            </w:pPr>
            <m:oMathPara>
              <m:oMath>
                <m:r>
                  <m:rPr>
                    <m:sty m:val="p"/>
                  </m:rPr>
                  <w:rPr>
                    <w:rFonts w:ascii="Cambria Math" w:eastAsiaTheme="minorEastAsia" w:hAnsi="Cambria Math"/>
                  </w:rPr>
                  <m:t>±Δϕ</m:t>
                </m:r>
                <m:r>
                  <w:rPr>
                    <w:rFonts w:ascii="Cambria Math" w:eastAsiaTheme="minorEastAsia" w:hAnsi="Cambria Math"/>
                  </w:rPr>
                  <m:t xml:space="preserve">= </m:t>
                </m:r>
                <m:r>
                  <m:rPr>
                    <m:sty m:val="p"/>
                  </m:rPr>
                  <w:rPr>
                    <w:rFonts w:ascii="Cambria Math" w:eastAsiaTheme="minorEastAsia" w:hAnsi="Cambria Math"/>
                  </w:rPr>
                  <m:t>±arctg</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2[D</m:t>
                        </m:r>
                      </m:e>
                      <m:sub>
                        <m:r>
                          <m:rPr>
                            <m:sty m:val="p"/>
                          </m:rPr>
                          <w:rPr>
                            <w:rFonts w:ascii="Cambria Math" w:eastAsiaTheme="minorEastAsia" w:hAnsi="Cambria Math"/>
                          </w:rPr>
                          <m:t>otw</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Es</m:t>
                        </m:r>
                      </m:e>
                      <m:sub>
                        <m:r>
                          <m:rPr>
                            <m:sty m:val="p"/>
                          </m:rPr>
                          <w:rPr>
                            <w:rFonts w:ascii="Cambria Math" w:eastAsiaTheme="minorEastAsia" w:hAnsi="Cambria Math"/>
                          </w:rPr>
                          <m:t>otw</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gwin</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gwi</m:t>
                        </m:r>
                      </m:sub>
                    </m:sSub>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Bx</m:t>
                        </m:r>
                      </m:sub>
                    </m:sSub>
                  </m:den>
                </m:f>
              </m:oMath>
            </m:oMathPara>
          </w:p>
        </w:tc>
        <w:tc>
          <w:tcPr>
            <w:tcW w:w="432" w:type="pct"/>
            <w:vAlign w:val="center"/>
          </w:tcPr>
          <w:p w:rsidR="00413096" w:rsidRDefault="00413096" w:rsidP="00E15D70">
            <w:pPr>
              <w:pStyle w:val="Legenda"/>
              <w:keepNext/>
              <w:jc w:val="right"/>
            </w:pPr>
            <w:r>
              <w:t>(</w:t>
            </w:r>
            <w:r w:rsidR="001A4129">
              <w:fldChar w:fldCharType="begin"/>
            </w:r>
            <w:r>
              <w:instrText xml:space="preserve"> STYLEREF 1 \s </w:instrText>
            </w:r>
            <w:r w:rsidR="001A4129">
              <w:fldChar w:fldCharType="separate"/>
            </w:r>
            <w:r w:rsidR="009F0CB6">
              <w:rPr>
                <w:noProof/>
              </w:rPr>
              <w:t>5</w:t>
            </w:r>
            <w:r w:rsidR="001A4129">
              <w:fldChar w:fldCharType="end"/>
            </w:r>
            <w:r>
              <w:t>.</w:t>
            </w:r>
            <w:r w:rsidR="001A4129">
              <w:fldChar w:fldCharType="begin"/>
            </w:r>
            <w:r>
              <w:instrText xml:space="preserve"> SEQ Równanie \* ARABIC \s 1 </w:instrText>
            </w:r>
            <w:r w:rsidR="001A4129">
              <w:fldChar w:fldCharType="separate"/>
            </w:r>
            <w:r w:rsidR="009F0CB6">
              <w:rPr>
                <w:noProof/>
              </w:rPr>
              <w:t>48</w:t>
            </w:r>
            <w:r w:rsidR="001A4129">
              <w:fldChar w:fldCharType="end"/>
            </w:r>
            <w:r>
              <w:t>)</w:t>
            </w:r>
          </w:p>
        </w:tc>
      </w:tr>
    </w:tbl>
    <w:p w:rsidR="00836B1C" w:rsidRDefault="0034267A" w:rsidP="003C109C">
      <w:pPr>
        <w:pStyle w:val="Tekstnormalny"/>
      </w:pPr>
      <w:r>
        <w:t>Gdzie:</w:t>
      </w:r>
    </w:p>
    <w:p w:rsidR="004C137C" w:rsidRDefault="004C137C" w:rsidP="004C137C">
      <w:pPr>
        <w:pStyle w:val="Tekstnormalny"/>
        <w:rPr>
          <w:rFonts w:eastAsiaTheme="minorEastAsia"/>
        </w:rPr>
      </w:pPr>
      <m:oMath>
        <m:r>
          <m:rPr>
            <m:sty m:val="p"/>
          </m:rPr>
          <w:rPr>
            <w:rFonts w:ascii="Cambria Math" w:eastAsiaTheme="minorEastAsia" w:hAnsi="Cambria Math"/>
          </w:rPr>
          <m:t>±Δϕ</m:t>
        </m:r>
      </m:oMath>
      <w:r>
        <w:rPr>
          <w:rFonts w:eastAsiaTheme="minorEastAsia"/>
        </w:rPr>
        <w:t xml:space="preserve"> – </w:t>
      </w:r>
      <w:r w:rsidRPr="004E3472">
        <w:rPr>
          <w:rFonts w:eastAsiaTheme="minorEastAsia"/>
        </w:rPr>
        <w:t>maksymaln</w:t>
      </w:r>
      <w:r>
        <w:rPr>
          <w:rFonts w:eastAsiaTheme="minorEastAsia"/>
        </w:rPr>
        <w:t>y błąd kątowy w płaszczyźnie połączenia;</w:t>
      </w:r>
    </w:p>
    <w:p w:rsidR="004C137C" w:rsidRDefault="001E0B47" w:rsidP="004C137C">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x</m:t>
            </m:r>
          </m:sub>
        </m:sSub>
      </m:oMath>
      <w:r w:rsidR="004C137C">
        <w:rPr>
          <w:rFonts w:eastAsiaTheme="minorEastAsia"/>
        </w:rPr>
        <w:t xml:space="preserve"> - większy wymiar rozstawu otworów;</w:t>
      </w:r>
    </w:p>
    <w:p w:rsidR="004C137C" w:rsidRDefault="001E0B47" w:rsidP="004C137C">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Bx</m:t>
            </m:r>
          </m:sub>
        </m:sSub>
      </m:oMath>
      <w:r w:rsidR="004C137C">
        <w:rPr>
          <w:rFonts w:eastAsiaTheme="minorEastAsia"/>
        </w:rPr>
        <w:t xml:space="preserve"> - odchyłka </w:t>
      </w:r>
      <w:r w:rsidR="003B1C6C">
        <w:rPr>
          <w:rFonts w:eastAsiaTheme="minorEastAsia"/>
        </w:rPr>
        <w:t>dolna</w:t>
      </w:r>
      <w:r w:rsidR="004C137C">
        <w:rPr>
          <w:rFonts w:eastAsiaTheme="minorEastAsia"/>
        </w:rPr>
        <w:t xml:space="preserve"> większego wymiaru rozstawienia otworów.</w:t>
      </w:r>
    </w:p>
    <w:p w:rsidR="0034267A" w:rsidRDefault="0034267A" w:rsidP="003C109C">
      <w:pPr>
        <w:pStyle w:val="Tekstnormalny"/>
      </w:pPr>
    </w:p>
    <w:p w:rsidR="00262201" w:rsidRDefault="00E865F4" w:rsidP="00836B1C">
      <w:pPr>
        <w:pStyle w:val="Tekstnormalny"/>
      </w:pPr>
      <w:r>
        <w:t xml:space="preserve">Obrót prowadzi do wystąpienia składowych liniowych w pionie i poziomie. Ujęte są wartości dla rozważanego punktu A. </w:t>
      </w:r>
    </w:p>
    <w:tbl>
      <w:tblPr>
        <w:tblW w:w="5000" w:type="pct"/>
        <w:tblLook w:val="04A0" w:firstRow="1" w:lastRow="0" w:firstColumn="1" w:lastColumn="0" w:noHBand="0" w:noVBand="1"/>
      </w:tblPr>
      <w:tblGrid>
        <w:gridCol w:w="803"/>
        <w:gridCol w:w="7683"/>
        <w:gridCol w:w="802"/>
      </w:tblGrid>
      <w:tr w:rsidR="001F487F" w:rsidTr="00E15D70">
        <w:tc>
          <w:tcPr>
            <w:tcW w:w="432" w:type="pct"/>
          </w:tcPr>
          <w:p w:rsidR="001F487F" w:rsidRDefault="001F487F" w:rsidP="00E15D70">
            <w:pPr>
              <w:pStyle w:val="Tekstnormalny"/>
            </w:pPr>
          </w:p>
        </w:tc>
        <w:tc>
          <w:tcPr>
            <w:tcW w:w="4136" w:type="pct"/>
          </w:tcPr>
          <w:p w:rsidR="001F487F" w:rsidRDefault="006B12D3" w:rsidP="00E15D70">
            <w:pPr>
              <w:pStyle w:val="Tekstnormalny"/>
              <w:jc w:val="cente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ϕx</m:t>
                    </m:r>
                  </m:sub>
                </m:sSub>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Es</m:t>
                        </m:r>
                      </m:e>
                      <m:sub>
                        <m:r>
                          <m:rPr>
                            <m:sty m:val="p"/>
                          </m:rPr>
                          <w:rPr>
                            <w:rFonts w:ascii="Cambria Math" w:eastAsiaTheme="minorEastAsia" w:hAnsi="Cambria Math"/>
                          </w:rPr>
                          <m:t>Ox</m:t>
                        </m:r>
                      </m:sub>
                    </m:sSub>
                  </m:e>
                </m:d>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ϕ</m:t>
                        </m:r>
                      </m:e>
                    </m:d>
                  </m:e>
                </m:func>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y</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Oy</m:t>
                        </m:r>
                      </m:sub>
                    </m:sSub>
                  </m:e>
                </m:d>
                <m:r>
                  <m:rPr>
                    <m:sty m:val="p"/>
                  </m:rPr>
                  <w:rPr>
                    <w:rFonts w:ascii="Cambria Math" w:eastAsiaTheme="minorEastAsia" w:hAnsi="Cambria Math"/>
                  </w:rPr>
                  <m:t>sin</m:t>
                </m:r>
                <m:d>
                  <m:dPr>
                    <m:ctrlPr>
                      <w:rPr>
                        <w:rFonts w:ascii="Cambria Math" w:eastAsiaTheme="minorEastAsia" w:hAnsi="Cambria Math"/>
                      </w:rPr>
                    </m:ctrlPr>
                  </m:dPr>
                  <m:e>
                    <m:r>
                      <m:rPr>
                        <m:sty m:val="p"/>
                      </m:rPr>
                      <w:rPr>
                        <w:rFonts w:ascii="Cambria Math" w:eastAsiaTheme="minorEastAsia" w:hAnsi="Cambria Math"/>
                      </w:rPr>
                      <m:t>ϕ</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x</m:t>
                    </m:r>
                  </m:sub>
                </m:sSub>
              </m:oMath>
            </m:oMathPara>
          </w:p>
          <w:p w:rsidR="008B7BF7" w:rsidRPr="004E3472" w:rsidRDefault="006B12D3" w:rsidP="005B295C">
            <w:pPr>
              <w:pStyle w:val="Tekstnormalny"/>
              <w:jc w:val="cente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ϕy</m:t>
                    </m:r>
                  </m:sub>
                </m:sSub>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Es</m:t>
                        </m:r>
                      </m:e>
                      <m:sub>
                        <m:r>
                          <m:rPr>
                            <m:sty m:val="p"/>
                          </m:rPr>
                          <w:rPr>
                            <w:rFonts w:ascii="Cambria Math" w:eastAsiaTheme="minorEastAsia" w:hAnsi="Cambria Math"/>
                          </w:rPr>
                          <m:t>Ox</m:t>
                        </m:r>
                      </m:sub>
                    </m:sSub>
                  </m:e>
                </m:d>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ϕ</m:t>
                        </m:r>
                      </m:e>
                    </m:d>
                  </m:e>
                </m:func>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y</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Es</m:t>
                        </m:r>
                      </m:e>
                      <m:sub>
                        <m:r>
                          <m:rPr>
                            <m:sty m:val="p"/>
                          </m:rPr>
                          <w:rPr>
                            <w:rFonts w:ascii="Cambria Math" w:eastAsiaTheme="minorEastAsia" w:hAnsi="Cambria Math"/>
                          </w:rPr>
                          <m:t>Oy</m:t>
                        </m:r>
                      </m:sub>
                    </m:sSub>
                  </m:e>
                </m:d>
                <m:r>
                  <m:rPr>
                    <m:sty m:val="p"/>
                  </m:rPr>
                  <w:rPr>
                    <w:rFonts w:ascii="Cambria Math" w:eastAsiaTheme="minorEastAsia" w:hAnsi="Cambria Math"/>
                  </w:rPr>
                  <m:t>cos</m:t>
                </m:r>
                <m:d>
                  <m:dPr>
                    <m:ctrlPr>
                      <w:rPr>
                        <w:rFonts w:ascii="Cambria Math" w:eastAsiaTheme="minorEastAsia" w:hAnsi="Cambria Math"/>
                      </w:rPr>
                    </m:ctrlPr>
                  </m:dPr>
                  <m:e>
                    <m:r>
                      <m:rPr>
                        <m:sty m:val="p"/>
                      </m:rPr>
                      <w:rPr>
                        <w:rFonts w:ascii="Cambria Math" w:eastAsiaTheme="minorEastAsia" w:hAnsi="Cambria Math"/>
                      </w:rPr>
                      <m:t>ϕ</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y</m:t>
                    </m:r>
                  </m:sub>
                </m:sSub>
              </m:oMath>
            </m:oMathPara>
          </w:p>
        </w:tc>
        <w:tc>
          <w:tcPr>
            <w:tcW w:w="432" w:type="pct"/>
            <w:vAlign w:val="center"/>
          </w:tcPr>
          <w:p w:rsidR="001F487F" w:rsidRDefault="001F487F" w:rsidP="00E15D70">
            <w:pPr>
              <w:pStyle w:val="Legenda"/>
              <w:keepNext/>
              <w:jc w:val="right"/>
            </w:pPr>
            <w:r>
              <w:t>(</w:t>
            </w:r>
            <w:r w:rsidR="001A4129">
              <w:fldChar w:fldCharType="begin"/>
            </w:r>
            <w:r>
              <w:instrText xml:space="preserve"> STYLEREF 1 \s </w:instrText>
            </w:r>
            <w:r w:rsidR="001A4129">
              <w:fldChar w:fldCharType="separate"/>
            </w:r>
            <w:r w:rsidR="009F0CB6">
              <w:rPr>
                <w:noProof/>
              </w:rPr>
              <w:t>5</w:t>
            </w:r>
            <w:r w:rsidR="001A4129">
              <w:fldChar w:fldCharType="end"/>
            </w:r>
            <w:r>
              <w:t>.</w:t>
            </w:r>
            <w:r w:rsidR="001A4129">
              <w:fldChar w:fldCharType="begin"/>
            </w:r>
            <w:r>
              <w:instrText xml:space="preserve"> SEQ Równanie \* ARABIC \s 1 </w:instrText>
            </w:r>
            <w:r w:rsidR="001A4129">
              <w:fldChar w:fldCharType="separate"/>
            </w:r>
            <w:r w:rsidR="009F0CB6">
              <w:rPr>
                <w:noProof/>
              </w:rPr>
              <w:t>49</w:t>
            </w:r>
            <w:r w:rsidR="001A4129">
              <w:fldChar w:fldCharType="end"/>
            </w:r>
            <w:r>
              <w:t>)</w:t>
            </w:r>
          </w:p>
        </w:tc>
      </w:tr>
    </w:tbl>
    <w:p w:rsidR="00E865F4" w:rsidRDefault="00836B1C" w:rsidP="00836B1C">
      <w:pPr>
        <w:pStyle w:val="Tekstnormalny"/>
      </w:pPr>
      <w:r>
        <w:t>Gdzie:</w:t>
      </w:r>
    </w:p>
    <w:p w:rsidR="009B1531" w:rsidRDefault="009B1531" w:rsidP="009B1531">
      <w:pPr>
        <w:pStyle w:val="Tekstnormalny"/>
        <w:rPr>
          <w:rFonts w:eastAsiaTheme="minorEastAsia"/>
        </w:rPr>
      </w:pPr>
      <m:oMath>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ϕx</m:t>
            </m:r>
          </m:sub>
        </m:sSub>
      </m:oMath>
      <w:r>
        <w:rPr>
          <w:rFonts w:eastAsiaTheme="minorEastAsia"/>
        </w:rPr>
        <w:t xml:space="preserve">, </w:t>
      </w:r>
      <m:oMath>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ϕy</m:t>
            </m:r>
          </m:sub>
        </m:sSub>
      </m:oMath>
      <w:r>
        <w:rPr>
          <w:rFonts w:eastAsiaTheme="minorEastAsia"/>
        </w:rPr>
        <w:t xml:space="preserve"> - </w:t>
      </w:r>
      <w:r w:rsidRPr="004E3472">
        <w:rPr>
          <w:rFonts w:eastAsiaTheme="minorEastAsia"/>
        </w:rPr>
        <w:t>maksymaln</w:t>
      </w:r>
      <w:r>
        <w:rPr>
          <w:rFonts w:eastAsiaTheme="minorEastAsia"/>
        </w:rPr>
        <w:t>e błędy liniowe</w:t>
      </w:r>
      <w:r w:rsidRPr="004E3472">
        <w:rPr>
          <w:rFonts w:eastAsiaTheme="minorEastAsia"/>
        </w:rPr>
        <w:t xml:space="preserve"> </w:t>
      </w:r>
      <w:r>
        <w:rPr>
          <w:rFonts w:eastAsiaTheme="minorEastAsia"/>
        </w:rPr>
        <w:t>w poziomie i w pionie wynikające z obrotu</w:t>
      </w:r>
      <w:r w:rsidR="0034267A">
        <w:rPr>
          <w:rFonts w:eastAsiaTheme="minorEastAsia"/>
        </w:rPr>
        <w:t>;</w:t>
      </w:r>
    </w:p>
    <w:p w:rsidR="00836B1C" w:rsidRDefault="001E0B47" w:rsidP="00836B1C">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x</m:t>
            </m:r>
          </m:sub>
        </m:sSub>
      </m:oMath>
      <w:r w:rsidR="001643A1">
        <w:rPr>
          <w:rFonts w:eastAsiaTheme="minorEastAsia"/>
        </w:rPr>
        <w:t>;</w:t>
      </w:r>
      <w:r w:rsidR="0034267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y</m:t>
            </m:r>
          </m:sub>
        </m:sSub>
      </m:oMath>
      <w:r w:rsidR="0034267A">
        <w:rPr>
          <w:rFonts w:eastAsiaTheme="minorEastAsia"/>
        </w:rPr>
        <w:t xml:space="preserve"> - odległości od środka obrotu do rozważanego punktu;</w:t>
      </w:r>
    </w:p>
    <w:p w:rsidR="0034267A" w:rsidRDefault="001E0B47" w:rsidP="00836B1C">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Es</m:t>
            </m:r>
          </m:e>
          <m:sub>
            <m:r>
              <m:rPr>
                <m:sty m:val="p"/>
              </m:rPr>
              <w:rPr>
                <w:rFonts w:ascii="Cambria Math" w:eastAsiaTheme="minorEastAsia" w:hAnsi="Cambria Math"/>
              </w:rPr>
              <m:t>Ox</m:t>
            </m:r>
          </m:sub>
        </m:sSub>
        <m:r>
          <m:rPr>
            <m:sty m:val="p"/>
          </m:rPr>
          <w:rPr>
            <w:rFonts w:ascii="Cambria Math" w:eastAsiaTheme="minorEastAsia" w:hAnsi="Cambria Math"/>
          </w:rPr>
          <m:t>;</m:t>
        </m:r>
      </m:oMath>
      <w:r w:rsidR="001643A1">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Es</m:t>
            </m:r>
          </m:e>
          <m:sub>
            <m:r>
              <m:rPr>
                <m:sty m:val="p"/>
              </m:rPr>
              <w:rPr>
                <w:rFonts w:ascii="Cambria Math" w:eastAsiaTheme="minorEastAsia" w:hAnsi="Cambria Math"/>
              </w:rPr>
              <m:t>Oy</m:t>
            </m:r>
          </m:sub>
        </m:sSub>
      </m:oMath>
      <w:r w:rsidR="001643A1">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Ox</m:t>
            </m:r>
          </m:sub>
        </m:sSub>
      </m:oMath>
      <w:r w:rsidR="001643A1">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Oy</m:t>
            </m:r>
          </m:sub>
        </m:sSub>
      </m:oMath>
      <w:r w:rsidR="001643A1">
        <w:rPr>
          <w:rFonts w:eastAsiaTheme="minorEastAsia"/>
        </w:rPr>
        <w:t xml:space="preserve"> - odchyłki górne i dolne odpowiednich wymiarów</w:t>
      </w:r>
      <w:r w:rsidR="005B295C">
        <w:rPr>
          <w:rFonts w:eastAsiaTheme="minorEastAsia"/>
        </w:rPr>
        <w:t>.</w:t>
      </w:r>
    </w:p>
    <w:p w:rsidR="005B295C" w:rsidRDefault="005B295C" w:rsidP="00836B1C">
      <w:pPr>
        <w:pStyle w:val="Tekstnormalny"/>
        <w:rPr>
          <w:rFonts w:eastAsiaTheme="minorEastAsia"/>
        </w:rPr>
      </w:pPr>
      <w:r>
        <w:rPr>
          <w:rFonts w:eastAsiaTheme="minorEastAsia"/>
        </w:rPr>
        <w:t>Używane we wzorze odchyłki dobrane są tak, by uzysk</w:t>
      </w:r>
      <w:r w:rsidR="00091563">
        <w:rPr>
          <w:rFonts w:eastAsiaTheme="minorEastAsia"/>
        </w:rPr>
        <w:t>ać najmniej korzystny przypadek, czyli największe przesunięcie od nominalne</w:t>
      </w:r>
      <w:r w:rsidR="003B1DED">
        <w:rPr>
          <w:rFonts w:eastAsiaTheme="minorEastAsia"/>
        </w:rPr>
        <w:t>go położenia</w:t>
      </w:r>
      <w:r w:rsidR="00091563">
        <w:rPr>
          <w:rFonts w:eastAsiaTheme="minorEastAsia"/>
        </w:rPr>
        <w:t>.</w:t>
      </w:r>
    </w:p>
    <w:p w:rsidR="00836B1C" w:rsidRDefault="00836B1C" w:rsidP="00836B1C">
      <w:pPr>
        <w:pStyle w:val="Tekstnormalny"/>
      </w:pPr>
    </w:p>
    <w:p w:rsidR="005E1E8A" w:rsidRDefault="005E1E8A" w:rsidP="003C109C">
      <w:pPr>
        <w:pStyle w:val="Tekstnormalny"/>
      </w:pPr>
      <w:r>
        <w:t xml:space="preserve">Dodatkowo przy obliczaniu przemieszczeń </w:t>
      </w:r>
      <w:r w:rsidR="00262B75">
        <w:t xml:space="preserve">liniowych </w:t>
      </w:r>
      <w:r>
        <w:t xml:space="preserve">wynikających z </w:t>
      </w:r>
      <w:r w:rsidR="00262B75">
        <w:t>błędu</w:t>
      </w:r>
      <w:r>
        <w:t xml:space="preserve"> kątowego </w:t>
      </w:r>
      <w:r w:rsidR="00262B75">
        <w:t xml:space="preserve">działającego </w:t>
      </w:r>
      <w:r>
        <w:t>na ramieniu</w:t>
      </w:r>
      <w:r w:rsidR="00506CD5">
        <w:t xml:space="preserve"> należy uwzględnić długość całego łańcucha. Zilustrowano przypadek</w:t>
      </w:r>
      <w:r w:rsidR="000C4189">
        <w:t>,</w:t>
      </w:r>
      <w:r w:rsidR="00506CD5">
        <w:t xml:space="preserve"> w którym pierwsza część w łańcuchu wprowadza błąd kątowy.</w:t>
      </w:r>
      <w:r w:rsidR="0089201D">
        <w:t xml:space="preserve"> Kolejne części są idealne, ale z uwagi na to, że zwiększają one długość ramienia, ostatni element ma znaczące przesunięcie liniowe.</w:t>
      </w:r>
      <w:r w:rsidR="000C4189">
        <w:t xml:space="preserve"> Zjawisko to występuje </w:t>
      </w:r>
      <w:r w:rsidR="004D46B2">
        <w:t>z powodu zarówno niepewności montażu, jak i wykonania części, jednak uwidacznia się przy łączeniu części, dlatego zostało uwzględnione w niniejszym podrozdziale.</w:t>
      </w:r>
    </w:p>
    <w:p w:rsidR="003551C4" w:rsidRDefault="00C24B64" w:rsidP="00FB4995">
      <w:pPr>
        <w:pStyle w:val="Legenda"/>
        <w:spacing w:after="0"/>
      </w:pPr>
      <w:r>
        <w:rPr>
          <w:noProof/>
          <w:lang w:eastAsia="pl-PL"/>
        </w:rPr>
        <w:lastRenderedPageBreak/>
        <mc:AlternateContent>
          <mc:Choice Requires="wpc">
            <w:drawing>
              <wp:inline distT="0" distB="0" distL="0" distR="0">
                <wp:extent cx="4958715" cy="3076575"/>
                <wp:effectExtent l="0" t="0" r="3810" b="0"/>
                <wp:docPr id="6651" name="Kanwa 6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240" name="Rectangle 6652"/>
                        <wps:cNvSpPr>
                          <a:spLocks noChangeArrowheads="1"/>
                        </wps:cNvSpPr>
                        <wps:spPr bwMode="auto">
                          <a:xfrm>
                            <a:off x="1411605" y="470535"/>
                            <a:ext cx="1080135"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836B1C">
                              <w:pPr>
                                <w:jc w:val="center"/>
                                <w:rPr>
                                  <w:rFonts w:ascii="Times New Roman" w:hAnsi="Times New Roman" w:cs="Times New Roman"/>
                                </w:rPr>
                              </w:pPr>
                              <w:r w:rsidRPr="00836B1C">
                                <w:rPr>
                                  <w:rFonts w:ascii="Times New Roman" w:hAnsi="Times New Roman" w:cs="Times New Roman"/>
                                </w:rPr>
                                <w:t xml:space="preserve">Część </w:t>
                              </w:r>
                              <w:r>
                                <w:rPr>
                                  <w:rFonts w:ascii="Times New Roman" w:hAnsi="Times New Roman" w:cs="Times New Roman"/>
                                </w:rPr>
                                <w:t>2</w:t>
                              </w:r>
                            </w:p>
                            <w:p w:rsidR="001E0B47" w:rsidRPr="00836B1C" w:rsidRDefault="001E0B47" w:rsidP="00836B1C">
                              <w:pPr>
                                <w:jc w:val="center"/>
                                <w:rPr>
                                  <w:rFonts w:ascii="Times New Roman" w:hAnsi="Times New Roman" w:cs="Times New Roman"/>
                                </w:rPr>
                              </w:pPr>
                              <w:r>
                                <w:rPr>
                                  <w:rFonts w:ascii="Times New Roman" w:hAnsi="Times New Roman" w:cs="Times New Roman"/>
                                </w:rPr>
                                <w:t>(idealna)</w:t>
                              </w:r>
                            </w:p>
                          </w:txbxContent>
                        </wps:txbx>
                        <wps:bodyPr rot="0" vert="horz" wrap="square" lIns="91440" tIns="45720" rIns="91440" bIns="45720" anchor="ctr" anchorCtr="0" upright="1">
                          <a:noAutofit/>
                        </wps:bodyPr>
                      </wps:wsp>
                      <wps:wsp>
                        <wps:cNvPr id="7241" name="Rectangle 6653"/>
                        <wps:cNvSpPr>
                          <a:spLocks noChangeArrowheads="1"/>
                        </wps:cNvSpPr>
                        <wps:spPr bwMode="auto">
                          <a:xfrm>
                            <a:off x="2497455" y="470535"/>
                            <a:ext cx="1080135"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836B1C">
                              <w:pPr>
                                <w:jc w:val="center"/>
                                <w:rPr>
                                  <w:rFonts w:ascii="Times New Roman" w:hAnsi="Times New Roman" w:cs="Times New Roman"/>
                                </w:rPr>
                              </w:pPr>
                              <w:r w:rsidRPr="00836B1C">
                                <w:rPr>
                                  <w:rFonts w:ascii="Times New Roman" w:hAnsi="Times New Roman" w:cs="Times New Roman"/>
                                </w:rPr>
                                <w:t>Część 3</w:t>
                              </w:r>
                            </w:p>
                            <w:p w:rsidR="001E0B47" w:rsidRPr="00836B1C" w:rsidRDefault="001E0B47" w:rsidP="00836B1C">
                              <w:pPr>
                                <w:jc w:val="center"/>
                                <w:rPr>
                                  <w:rFonts w:ascii="Times New Roman" w:hAnsi="Times New Roman" w:cs="Times New Roman"/>
                                </w:rPr>
                              </w:pPr>
                              <w:r>
                                <w:rPr>
                                  <w:rFonts w:ascii="Times New Roman" w:hAnsi="Times New Roman" w:cs="Times New Roman"/>
                                </w:rPr>
                                <w:t>(idealna)</w:t>
                              </w:r>
                            </w:p>
                          </w:txbxContent>
                        </wps:txbx>
                        <wps:bodyPr rot="0" vert="horz" wrap="square" lIns="91440" tIns="45720" rIns="91440" bIns="45720" anchor="ctr" anchorCtr="0" upright="1">
                          <a:noAutofit/>
                        </wps:bodyPr>
                      </wps:wsp>
                      <wps:wsp>
                        <wps:cNvPr id="7242" name="Rectangle 6654"/>
                        <wps:cNvSpPr>
                          <a:spLocks noChangeArrowheads="1"/>
                        </wps:cNvSpPr>
                        <wps:spPr bwMode="auto">
                          <a:xfrm>
                            <a:off x="3583305" y="470535"/>
                            <a:ext cx="1080135"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836B1C">
                              <w:pPr>
                                <w:jc w:val="center"/>
                                <w:rPr>
                                  <w:rFonts w:ascii="Times New Roman" w:hAnsi="Times New Roman" w:cs="Times New Roman"/>
                                </w:rPr>
                              </w:pPr>
                              <w:r w:rsidRPr="00836B1C">
                                <w:rPr>
                                  <w:rFonts w:ascii="Times New Roman" w:hAnsi="Times New Roman" w:cs="Times New Roman"/>
                                </w:rPr>
                                <w:t>Część 4</w:t>
                              </w:r>
                            </w:p>
                            <w:p w:rsidR="001E0B47" w:rsidRPr="00836B1C" w:rsidRDefault="001E0B47" w:rsidP="00836B1C">
                              <w:pPr>
                                <w:jc w:val="center"/>
                                <w:rPr>
                                  <w:rFonts w:ascii="Times New Roman" w:hAnsi="Times New Roman" w:cs="Times New Roman"/>
                                </w:rPr>
                              </w:pPr>
                              <w:r>
                                <w:rPr>
                                  <w:rFonts w:ascii="Times New Roman" w:hAnsi="Times New Roman" w:cs="Times New Roman"/>
                                </w:rPr>
                                <w:t>(idealna)</w:t>
                              </w:r>
                            </w:p>
                          </w:txbxContent>
                        </wps:txbx>
                        <wps:bodyPr rot="0" vert="horz" wrap="square" lIns="91440" tIns="45720" rIns="91440" bIns="45720" anchor="ctr" anchorCtr="0" upright="1">
                          <a:noAutofit/>
                        </wps:bodyPr>
                      </wps:wsp>
                      <wps:wsp>
                        <wps:cNvPr id="7243" name="Rectangle 6655"/>
                        <wps:cNvSpPr>
                          <a:spLocks noChangeArrowheads="1"/>
                        </wps:cNvSpPr>
                        <wps:spPr bwMode="auto">
                          <a:xfrm>
                            <a:off x="325755" y="325755"/>
                            <a:ext cx="1079500" cy="832485"/>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836B1C">
                              <w:pPr>
                                <w:jc w:val="center"/>
                                <w:rPr>
                                  <w:rFonts w:ascii="Times New Roman" w:hAnsi="Times New Roman" w:cs="Times New Roman"/>
                                </w:rPr>
                              </w:pPr>
                              <w:r w:rsidRPr="00836B1C">
                                <w:rPr>
                                  <w:rFonts w:ascii="Times New Roman" w:hAnsi="Times New Roman" w:cs="Times New Roman"/>
                                </w:rPr>
                                <w:t>Częś</w:t>
                              </w:r>
                              <w:r>
                                <w:rPr>
                                  <w:rFonts w:ascii="Times New Roman" w:hAnsi="Times New Roman" w:cs="Times New Roman"/>
                                </w:rPr>
                                <w:t>ć</w:t>
                              </w:r>
                              <w:r w:rsidRPr="00836B1C">
                                <w:rPr>
                                  <w:rFonts w:ascii="Times New Roman" w:hAnsi="Times New Roman" w:cs="Times New Roman"/>
                                </w:rPr>
                                <w:t xml:space="preserve"> 1</w:t>
                              </w:r>
                            </w:p>
                            <w:p w:rsidR="001E0B47" w:rsidRPr="00836B1C" w:rsidRDefault="001E0B47" w:rsidP="00836B1C">
                              <w:pPr>
                                <w:jc w:val="center"/>
                                <w:rPr>
                                  <w:rFonts w:ascii="Times New Roman" w:hAnsi="Times New Roman" w:cs="Times New Roman"/>
                                </w:rPr>
                              </w:pPr>
                              <w:r>
                                <w:rPr>
                                  <w:rFonts w:ascii="Times New Roman" w:hAnsi="Times New Roman" w:cs="Times New Roman"/>
                                </w:rPr>
                                <w:t>(idealna)</w:t>
                              </w:r>
                            </w:p>
                          </w:txbxContent>
                        </wps:txbx>
                        <wps:bodyPr rot="0" vert="horz" wrap="square" lIns="91440" tIns="45720" rIns="91440" bIns="45720" anchor="ctr" anchorCtr="0" upright="1">
                          <a:noAutofit/>
                        </wps:bodyPr>
                      </wps:wsp>
                      <wps:wsp>
                        <wps:cNvPr id="7244" name="AutoShape 6657"/>
                        <wps:cNvSpPr>
                          <a:spLocks noChangeArrowheads="1"/>
                        </wps:cNvSpPr>
                        <wps:spPr bwMode="auto">
                          <a:xfrm flipH="1">
                            <a:off x="253365" y="2063115"/>
                            <a:ext cx="1230630" cy="832485"/>
                          </a:xfrm>
                          <a:prstGeom prst="parallelogram">
                            <a:avLst>
                              <a:gd name="adj" fmla="val 19320"/>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Pr="00836B1C" w:rsidRDefault="001E0B47" w:rsidP="00836B1C">
                              <w:pPr>
                                <w:jc w:val="center"/>
                                <w:rPr>
                                  <w:rFonts w:ascii="Times New Roman" w:hAnsi="Times New Roman" w:cs="Times New Roman"/>
                                </w:rPr>
                              </w:pPr>
                              <w:r w:rsidRPr="00836B1C">
                                <w:rPr>
                                  <w:rFonts w:ascii="Times New Roman" w:hAnsi="Times New Roman" w:cs="Times New Roman"/>
                                </w:rPr>
                                <w:t>Częś</w:t>
                              </w:r>
                              <w:r>
                                <w:rPr>
                                  <w:rFonts w:ascii="Times New Roman" w:hAnsi="Times New Roman" w:cs="Times New Roman"/>
                                </w:rPr>
                                <w:t>ć</w:t>
                              </w:r>
                              <w:r w:rsidRPr="00836B1C">
                                <w:rPr>
                                  <w:rFonts w:ascii="Times New Roman" w:hAnsi="Times New Roman" w:cs="Times New Roman"/>
                                </w:rPr>
                                <w:t xml:space="preserve"> 1</w:t>
                              </w:r>
                            </w:p>
                            <w:p w:rsidR="001E0B47" w:rsidRPr="00836B1C" w:rsidRDefault="001E0B47" w:rsidP="00836B1C">
                              <w:pPr>
                                <w:jc w:val="center"/>
                                <w:rPr>
                                  <w:rFonts w:ascii="Times New Roman" w:hAnsi="Times New Roman" w:cs="Times New Roman"/>
                                </w:rPr>
                              </w:pPr>
                              <w:r w:rsidRPr="00836B1C">
                                <w:rPr>
                                  <w:rFonts w:ascii="Times New Roman" w:hAnsi="Times New Roman" w:cs="Times New Roman"/>
                                </w:rPr>
                                <w:t>(z bł</w:t>
                              </w:r>
                              <w:r>
                                <w:rPr>
                                  <w:rFonts w:ascii="Times New Roman" w:hAnsi="Times New Roman" w:cs="Times New Roman"/>
                                </w:rPr>
                                <w:t>ę</w:t>
                              </w:r>
                              <w:r w:rsidRPr="00836B1C">
                                <w:rPr>
                                  <w:rFonts w:ascii="Times New Roman" w:hAnsi="Times New Roman" w:cs="Times New Roman"/>
                                </w:rPr>
                                <w:t>dem kątowym)</w:t>
                              </w:r>
                            </w:p>
                          </w:txbxContent>
                        </wps:txbx>
                        <wps:bodyPr rot="0" vert="horz" wrap="square" lIns="0" tIns="0" rIns="0" bIns="0" anchor="ctr" anchorCtr="0" upright="1">
                          <a:noAutofit/>
                        </wps:bodyPr>
                      </wps:wsp>
                      <wpg:wgp>
                        <wpg:cNvPr id="7245" name="Group 6661"/>
                        <wpg:cNvGrpSpPr>
                          <a:grpSpLocks/>
                        </wpg:cNvGrpSpPr>
                        <wpg:grpSpPr bwMode="auto">
                          <a:xfrm rot="20955794">
                            <a:off x="1375410" y="1885315"/>
                            <a:ext cx="3251835" cy="539750"/>
                            <a:chOff x="4816" y="4666"/>
                            <a:chExt cx="5121" cy="850"/>
                          </a:xfrm>
                        </wpg:grpSpPr>
                        <wps:wsp>
                          <wps:cNvPr id="7246" name="Rectangle 6658"/>
                          <wps:cNvSpPr>
                            <a:spLocks noChangeArrowheads="1"/>
                          </wps:cNvSpPr>
                          <wps:spPr bwMode="auto">
                            <a:xfrm>
                              <a:off x="4816" y="4666"/>
                              <a:ext cx="1701" cy="850"/>
                            </a:xfrm>
                            <a:prstGeom prst="rect">
                              <a:avLst/>
                            </a:prstGeom>
                            <a:solidFill>
                              <a:schemeClr val="bg1">
                                <a:lumMod val="75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7247" name="Rectangle 6659"/>
                          <wps:cNvSpPr>
                            <a:spLocks noChangeArrowheads="1"/>
                          </wps:cNvSpPr>
                          <wps:spPr bwMode="auto">
                            <a:xfrm>
                              <a:off x="6526" y="4666"/>
                              <a:ext cx="1701" cy="850"/>
                            </a:xfrm>
                            <a:prstGeom prst="rect">
                              <a:avLst/>
                            </a:prstGeom>
                            <a:solidFill>
                              <a:schemeClr val="bg1">
                                <a:lumMod val="75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wps:wsp>
                          <wps:cNvPr id="7248" name="Rectangle 6660"/>
                          <wps:cNvSpPr>
                            <a:spLocks noChangeArrowheads="1"/>
                          </wps:cNvSpPr>
                          <wps:spPr bwMode="auto">
                            <a:xfrm>
                              <a:off x="8236" y="4666"/>
                              <a:ext cx="1701" cy="850"/>
                            </a:xfrm>
                            <a:prstGeom prst="rect">
                              <a:avLst/>
                            </a:prstGeom>
                            <a:solidFill>
                              <a:schemeClr val="bg1">
                                <a:lumMod val="75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wpg:wgp>
                      <wps:wsp>
                        <wps:cNvPr id="7249" name="Oval 6662"/>
                        <wps:cNvSpPr>
                          <a:spLocks noChangeArrowheads="1"/>
                        </wps:cNvSpPr>
                        <wps:spPr bwMode="auto">
                          <a:xfrm>
                            <a:off x="4633595" y="2425065"/>
                            <a:ext cx="71755" cy="71755"/>
                          </a:xfrm>
                          <a:prstGeom prst="ellipse">
                            <a:avLst/>
                          </a:prstGeom>
                          <a:noFill/>
                          <a:ln w="9525" cap="rnd">
                            <a:solidFill>
                              <a:srgbClr val="000000"/>
                            </a:solidFill>
                            <a:prstDash val="sysDot"/>
                            <a:round/>
                            <a:headEnd/>
                            <a:tailEnd/>
                          </a:ln>
                          <a:extLst>
                            <a:ext uri="{909E8E84-426E-40DD-AFC4-6F175D3DCCD1}">
                              <a14:hiddenFill xmlns:a14="http://schemas.microsoft.com/office/drawing/2010/main">
                                <a:solidFill>
                                  <a:srgbClr val="00B0F0"/>
                                </a:solidFill>
                              </a14:hiddenFill>
                            </a:ext>
                          </a:extLst>
                        </wps:spPr>
                        <wps:bodyPr rot="0" vert="horz" wrap="square" lIns="91440" tIns="45720" rIns="91440" bIns="45720" anchor="t" anchorCtr="0" upright="1">
                          <a:noAutofit/>
                        </wps:bodyPr>
                      </wps:wsp>
                      <wps:wsp>
                        <wps:cNvPr id="7250" name="Rectangle 6663"/>
                        <wps:cNvSpPr>
                          <a:spLocks noChangeArrowheads="1"/>
                        </wps:cNvSpPr>
                        <wps:spPr bwMode="auto">
                          <a:xfrm>
                            <a:off x="4632960" y="226441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89201D">
                              <w:pPr>
                                <w:rPr>
                                  <w:color w:val="808080" w:themeColor="background1" w:themeShade="80"/>
                                </w:rPr>
                              </w:pPr>
                              <m:oMathPara>
                                <m:oMath>
                                  <m:r>
                                    <m:rPr>
                                      <m:sty m:val="p"/>
                                    </m:rPr>
                                    <w:rPr>
                                      <w:rFonts w:ascii="Cambria Math" w:hAnsi="Cambria Math"/>
                                      <w:color w:val="808080" w:themeColor="background1" w:themeShade="80"/>
                                      <w:sz w:val="20"/>
                                    </w:rPr>
                                    <m:t>A</m:t>
                                  </m:r>
                                </m:oMath>
                              </m:oMathPara>
                            </w:p>
                          </w:txbxContent>
                        </wps:txbx>
                        <wps:bodyPr rot="0" vert="horz" wrap="square" lIns="91440" tIns="45720" rIns="91440" bIns="45720" anchor="t" anchorCtr="0" upright="1">
                          <a:noAutofit/>
                        </wps:bodyPr>
                      </wps:wsp>
                      <wps:wsp>
                        <wps:cNvPr id="7251" name="Oval 6664"/>
                        <wps:cNvSpPr>
                          <a:spLocks noChangeArrowheads="1"/>
                        </wps:cNvSpPr>
                        <wps:spPr bwMode="auto">
                          <a:xfrm>
                            <a:off x="4632960" y="723900"/>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252" name="Rectangle 6665"/>
                        <wps:cNvSpPr>
                          <a:spLocks noChangeArrowheads="1"/>
                        </wps:cNvSpPr>
                        <wps:spPr bwMode="auto">
                          <a:xfrm>
                            <a:off x="4540250" y="161290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89201D">
                              <w:pPr>
                                <w:rPr>
                                  <w:sz w:val="20"/>
                                </w:rPr>
                              </w:pPr>
                              <m:oMathPara>
                                <m:oMath>
                                  <m:r>
                                    <m:rPr>
                                      <m:sty m:val="p"/>
                                    </m:rPr>
                                    <w:rPr>
                                      <w:rFonts w:ascii="Cambria Math" w:hAnsi="Cambria Math"/>
                                      <w:sz w:val="20"/>
                                    </w:rPr>
                                    <m:t>A'</m:t>
                                  </m:r>
                                </m:oMath>
                              </m:oMathPara>
                            </w:p>
                          </w:txbxContent>
                        </wps:txbx>
                        <wps:bodyPr rot="0" vert="horz" wrap="square" lIns="91440" tIns="45720" rIns="91440" bIns="45720" anchor="t" anchorCtr="0" upright="1">
                          <a:noAutofit/>
                        </wps:bodyPr>
                      </wps:wsp>
                      <wps:wsp>
                        <wps:cNvPr id="7253" name="Oval 6666"/>
                        <wps:cNvSpPr>
                          <a:spLocks noChangeArrowheads="1"/>
                        </wps:cNvSpPr>
                        <wps:spPr bwMode="auto">
                          <a:xfrm>
                            <a:off x="4560570" y="181038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254" name="Rectangle 6667"/>
                        <wps:cNvSpPr>
                          <a:spLocks noChangeArrowheads="1"/>
                        </wps:cNvSpPr>
                        <wps:spPr bwMode="auto">
                          <a:xfrm>
                            <a:off x="4612640" y="54292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89201D">
                              <w:pPr>
                                <w:rPr>
                                  <w:sz w:val="20"/>
                                </w:rPr>
                              </w:pPr>
                              <m:oMathPara>
                                <m:oMath>
                                  <m:r>
                                    <m:rPr>
                                      <m:sty m:val="p"/>
                                    </m:rPr>
                                    <w:rPr>
                                      <w:rFonts w:ascii="Cambria Math" w:hAnsi="Cambria Math"/>
                                      <w:sz w:val="20"/>
                                    </w:rPr>
                                    <m:t>A</m:t>
                                  </m:r>
                                </m:oMath>
                              </m:oMathPara>
                            </w:p>
                          </w:txbxContent>
                        </wps:txbx>
                        <wps:bodyPr rot="0" vert="horz" wrap="square" lIns="91440" tIns="45720" rIns="91440" bIns="45720" anchor="t" anchorCtr="0" upright="1">
                          <a:noAutofit/>
                        </wps:bodyPr>
                      </wps:wsp>
                      <wps:wsp>
                        <wps:cNvPr id="7255" name="AutoShape 6668"/>
                        <wps:cNvCnPr>
                          <a:cxnSpLocks noChangeShapeType="1"/>
                          <a:stCxn id="7246" idx="1"/>
                          <a:endCxn id="7253" idx="2"/>
                        </wps:cNvCnPr>
                        <wps:spPr bwMode="auto">
                          <a:xfrm flipV="1">
                            <a:off x="1402715" y="1846580"/>
                            <a:ext cx="3157855" cy="6108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6" name="AutoShape 6669"/>
                        <wps:cNvCnPr>
                          <a:cxnSpLocks noChangeShapeType="1"/>
                          <a:stCxn id="7246" idx="1"/>
                        </wps:cNvCnPr>
                        <wps:spPr bwMode="auto">
                          <a:xfrm>
                            <a:off x="1402715" y="2457450"/>
                            <a:ext cx="323405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8" name="Arc 6670"/>
                        <wps:cNvSpPr>
                          <a:spLocks/>
                        </wps:cNvSpPr>
                        <wps:spPr bwMode="auto">
                          <a:xfrm>
                            <a:off x="1990725" y="2208530"/>
                            <a:ext cx="760095" cy="252730"/>
                          </a:xfrm>
                          <a:custGeom>
                            <a:avLst/>
                            <a:gdLst>
                              <a:gd name="G0" fmla="+- 0 0 0"/>
                              <a:gd name="G1" fmla="+- 8367 0 0"/>
                              <a:gd name="G2" fmla="+- 21600 0 0"/>
                              <a:gd name="T0" fmla="*/ 19914 w 21600"/>
                              <a:gd name="T1" fmla="*/ 0 h 8367"/>
                              <a:gd name="T2" fmla="*/ 21600 w 21600"/>
                              <a:gd name="T3" fmla="*/ 8367 h 8367"/>
                              <a:gd name="T4" fmla="*/ 0 w 21600"/>
                              <a:gd name="T5" fmla="*/ 8367 h 8367"/>
                            </a:gdLst>
                            <a:ahLst/>
                            <a:cxnLst>
                              <a:cxn ang="0">
                                <a:pos x="T0" y="T1"/>
                              </a:cxn>
                              <a:cxn ang="0">
                                <a:pos x="T2" y="T3"/>
                              </a:cxn>
                              <a:cxn ang="0">
                                <a:pos x="T4" y="T5"/>
                              </a:cxn>
                            </a:cxnLst>
                            <a:rect l="0" t="0" r="r" b="b"/>
                            <a:pathLst>
                              <a:path w="21600" h="8367" fill="none" extrusionOk="0">
                                <a:moveTo>
                                  <a:pt x="19913" y="0"/>
                                </a:moveTo>
                                <a:cubicBezTo>
                                  <a:pt x="21026" y="2649"/>
                                  <a:pt x="21600" y="5493"/>
                                  <a:pt x="21600" y="8367"/>
                                </a:cubicBezTo>
                              </a:path>
                              <a:path w="21600" h="8367" stroke="0" extrusionOk="0">
                                <a:moveTo>
                                  <a:pt x="19913" y="0"/>
                                </a:moveTo>
                                <a:cubicBezTo>
                                  <a:pt x="21026" y="2649"/>
                                  <a:pt x="21600" y="5493"/>
                                  <a:pt x="21600" y="8367"/>
                                </a:cubicBezTo>
                                <a:lnTo>
                                  <a:pt x="0" y="836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9" name="Rectangle 6671"/>
                        <wps:cNvSpPr>
                          <a:spLocks noChangeArrowheads="1"/>
                        </wps:cNvSpPr>
                        <wps:spPr bwMode="auto">
                          <a:xfrm>
                            <a:off x="2497455" y="220789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89201D">
                              <w:pPr>
                                <w:rPr>
                                  <w:sz w:val="20"/>
                                </w:rPr>
                              </w:pPr>
                              <m:oMathPara>
                                <m:oMath>
                                  <m:r>
                                    <m:rPr>
                                      <m:sty m:val="p"/>
                                    </m:rPr>
                                    <w:rPr>
                                      <w:rFonts w:ascii="Cambria Math" w:hAnsi="Cambria Math"/>
                                      <w:sz w:val="20"/>
                                    </w:rPr>
                                    <m:t>ϕ</m:t>
                                  </m:r>
                                </m:oMath>
                              </m:oMathPara>
                            </w:p>
                          </w:txbxContent>
                        </wps:txbx>
                        <wps:bodyPr rot="0" vert="horz" wrap="square" lIns="91440" tIns="45720" rIns="91440" bIns="45720" anchor="t" anchorCtr="0" upright="1">
                          <a:noAutofit/>
                        </wps:bodyPr>
                      </wps:wsp>
                      <wps:wsp>
                        <wps:cNvPr id="7260" name="AutoShape 6672"/>
                        <wps:cNvCnPr>
                          <a:cxnSpLocks noChangeShapeType="1"/>
                        </wps:cNvCnPr>
                        <wps:spPr bwMode="auto">
                          <a:xfrm>
                            <a:off x="1405890" y="1140460"/>
                            <a:ext cx="635" cy="234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1" name="AutoShape 6673"/>
                        <wps:cNvCnPr>
                          <a:cxnSpLocks noChangeShapeType="1"/>
                        </wps:cNvCnPr>
                        <wps:spPr bwMode="auto">
                          <a:xfrm>
                            <a:off x="4669155" y="1013460"/>
                            <a:ext cx="635" cy="360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2" name="AutoShape 6674"/>
                        <wps:cNvCnPr>
                          <a:cxnSpLocks noChangeShapeType="1"/>
                        </wps:cNvCnPr>
                        <wps:spPr bwMode="auto">
                          <a:xfrm>
                            <a:off x="1411605" y="1303020"/>
                            <a:ext cx="3257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263" name="Rectangle 6675"/>
                        <wps:cNvSpPr>
                          <a:spLocks noChangeArrowheads="1"/>
                        </wps:cNvSpPr>
                        <wps:spPr bwMode="auto">
                          <a:xfrm>
                            <a:off x="2895600" y="108585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89201D">
                              <w:pPr>
                                <w:rPr>
                                  <w:sz w:val="20"/>
                                </w:rPr>
                              </w:pPr>
                              <m:oMathPara>
                                <m:oMath>
                                  <m:r>
                                    <m:rPr>
                                      <m:sty m:val="p"/>
                                    </m:rPr>
                                    <w:rPr>
                                      <w:rFonts w:ascii="Cambria Math" w:hAnsi="Cambria Math"/>
                                      <w:sz w:val="20"/>
                                    </w:rPr>
                                    <m:t>C</m:t>
                                  </m:r>
                                </m:oMath>
                              </m:oMathPara>
                            </w:p>
                          </w:txbxContent>
                        </wps:txbx>
                        <wps:bodyPr rot="0" vert="horz" wrap="square" lIns="91440" tIns="45720" rIns="91440" bIns="45720" anchor="t" anchorCtr="0" upright="1">
                          <a:noAutofit/>
                        </wps:bodyPr>
                      </wps:wsp>
                      <wps:wsp>
                        <wps:cNvPr id="7264" name="Rectangle 6774"/>
                        <wps:cNvSpPr>
                          <a:spLocks noChangeArrowheads="1"/>
                        </wps:cNvSpPr>
                        <wps:spPr bwMode="auto">
                          <a:xfrm>
                            <a:off x="36195" y="36195"/>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3551C4" w:rsidRDefault="001E0B47" w:rsidP="003551C4">
                              <w:pPr>
                                <w:rPr>
                                  <w:rFonts w:ascii="Times New Roman" w:hAnsi="Times New Roman" w:cs="Times New Roman"/>
                                </w:rPr>
                              </w:pPr>
                              <w:r w:rsidRPr="003551C4">
                                <w:rPr>
                                  <w:rFonts w:ascii="Times New Roman" w:hAnsi="Times New Roman" w:cs="Times New Roman"/>
                                </w:rPr>
                                <w:t>a)</w:t>
                              </w:r>
                            </w:p>
                          </w:txbxContent>
                        </wps:txbx>
                        <wps:bodyPr rot="0" vert="horz" wrap="square" lIns="91440" tIns="45720" rIns="91440" bIns="45720" anchor="t" anchorCtr="0" upright="1">
                          <a:noAutofit/>
                        </wps:bodyPr>
                      </wps:wsp>
                      <wps:wsp>
                        <wps:cNvPr id="7265" name="Rectangle 6775"/>
                        <wps:cNvSpPr>
                          <a:spLocks noChangeArrowheads="1"/>
                        </wps:cNvSpPr>
                        <wps:spPr bwMode="auto">
                          <a:xfrm>
                            <a:off x="36195" y="1737360"/>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3551C4" w:rsidRDefault="001E0B47" w:rsidP="003551C4">
                              <w:pPr>
                                <w:rPr>
                                  <w:rFonts w:ascii="Times New Roman" w:hAnsi="Times New Roman" w:cs="Times New Roman"/>
                                </w:rPr>
                              </w:pPr>
                              <w:r w:rsidRPr="003551C4">
                                <w:rPr>
                                  <w:rFonts w:ascii="Times New Roman" w:hAnsi="Times New Roman" w:cs="Times New Roman"/>
                                </w:rPr>
                                <w:t>b)</w:t>
                              </w:r>
                            </w:p>
                          </w:txbxContent>
                        </wps:txbx>
                        <wps:bodyPr rot="0" vert="horz" wrap="square" lIns="91440" tIns="45720" rIns="91440" bIns="45720" anchor="t" anchorCtr="0" upright="1">
                          <a:noAutofit/>
                        </wps:bodyPr>
                      </wps:wsp>
                    </wpc:wpc>
                  </a:graphicData>
                </a:graphic>
              </wp:inline>
            </w:drawing>
          </mc:Choice>
          <mc:Fallback>
            <w:pict>
              <v:group id="Kanwa 6651" o:spid="_x0000_s1160" editas="canvas" style="width:390.45pt;height:242.25pt;mso-position-horizontal-relative:char;mso-position-vertical-relative:line" coordsize="49587,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">
                <v:shape id="_x0000_s1161" type="#_x0000_t75" style="position:absolute;width:49587;height:30765;visibility:visible;mso-wrap-style:square">
                  <v:fill o:detectmouseclick="t"/>
                  <v:path o:connecttype="none"/>
                </v:shape>
                <v:rect id="Rectangle 6652" o:spid="_x0000_s1162" style="position:absolute;left:14116;top:4705;width:10801;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e778EA&#10;AADdAAAADwAAAGRycy9kb3ducmV2LnhtbERPz2vCMBS+D/Y/hCd4m6lluNGZFhkIO03sBK/P5tkU&#10;m5eSZLX615vDYMeP7/e6mmwvRvKhc6xguchAEDdOd9wqOPxsX95BhIissXdMCm4UoCqfn9ZYaHfl&#10;PY11bEUK4VCgAhPjUEgZGkMWw8INxIk7O28xJuhbqT1eU7jtZZ5lK2mx49RgcKBPQ82l/rUKxvGU&#10;37e7zfAdjw5r7f3O8Emp+WzafICINMV/8Z/7Syt4y1/T/vQmPQF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nu+/BAAAA3QAAAA8AAAAAAAAAAAAAAAAAmAIAAGRycy9kb3du&#10;cmV2LnhtbFBLBQYAAAAABAAEAPUAAACGAwAAAAA=&#10;" fillcolor="#bfbfbf [2412]" strokecolor="black [3213]" strokeweight="1pt">
                  <v:textbox>
                    <w:txbxContent>
                      <w:p w:rsidR="001E0B47" w:rsidRDefault="001E0B47" w:rsidP="00836B1C">
                        <w:pPr>
                          <w:jc w:val="center"/>
                          <w:rPr>
                            <w:rFonts w:ascii="Times New Roman" w:hAnsi="Times New Roman" w:cs="Times New Roman"/>
                          </w:rPr>
                        </w:pPr>
                        <w:r w:rsidRPr="00836B1C">
                          <w:rPr>
                            <w:rFonts w:ascii="Times New Roman" w:hAnsi="Times New Roman" w:cs="Times New Roman"/>
                          </w:rPr>
                          <w:t xml:space="preserve">Część </w:t>
                        </w:r>
                        <w:r>
                          <w:rPr>
                            <w:rFonts w:ascii="Times New Roman" w:hAnsi="Times New Roman" w:cs="Times New Roman"/>
                          </w:rPr>
                          <w:t>2</w:t>
                        </w:r>
                      </w:p>
                      <w:p w:rsidR="001E0B47" w:rsidRPr="00836B1C" w:rsidRDefault="001E0B47" w:rsidP="00836B1C">
                        <w:pPr>
                          <w:jc w:val="center"/>
                          <w:rPr>
                            <w:rFonts w:ascii="Times New Roman" w:hAnsi="Times New Roman" w:cs="Times New Roman"/>
                          </w:rPr>
                        </w:pPr>
                        <w:r>
                          <w:rPr>
                            <w:rFonts w:ascii="Times New Roman" w:hAnsi="Times New Roman" w:cs="Times New Roman"/>
                          </w:rPr>
                          <w:t>(idealna)</w:t>
                        </w:r>
                      </w:p>
                    </w:txbxContent>
                  </v:textbox>
                </v:rect>
                <v:rect id="Rectangle 6653" o:spid="_x0000_s1163" style="position:absolute;left:24974;top:4705;width:10801;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edMMA&#10;AADdAAAADwAAAGRycy9kb3ducmV2LnhtbESPQWsCMRSE70L/Q3iF3jTrUmrZGkUEoaeKq+D1uXlu&#10;FjcvSxLXbX+9KQgeh5n5hpkvB9uKnnxoHCuYTjIQxJXTDdcKDvvN+BNEiMgaW8ek4JcCLBcvozkW&#10;2t14R30Za5EgHApUYGLsCilDZchimLiOOHln5y3GJH0ttcdbgttW5ln2IS02nBYMdrQ2VF3Kq1XQ&#10;96f8b7NddT/x6LDU3m8Nn5R6ex1WXyAiDfEZfrS/tYJZ/j6F/zfpCc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sedMMAAADdAAAADwAAAAAAAAAAAAAAAACYAgAAZHJzL2Rv&#10;d25yZXYueG1sUEsFBgAAAAAEAAQA9QAAAIgDAAAAAA==&#10;" fillcolor="#bfbfbf [2412]" strokecolor="black [3213]" strokeweight="1pt">
                  <v:textbox>
                    <w:txbxContent>
                      <w:p w:rsidR="001E0B47" w:rsidRDefault="001E0B47" w:rsidP="00836B1C">
                        <w:pPr>
                          <w:jc w:val="center"/>
                          <w:rPr>
                            <w:rFonts w:ascii="Times New Roman" w:hAnsi="Times New Roman" w:cs="Times New Roman"/>
                          </w:rPr>
                        </w:pPr>
                        <w:r w:rsidRPr="00836B1C">
                          <w:rPr>
                            <w:rFonts w:ascii="Times New Roman" w:hAnsi="Times New Roman" w:cs="Times New Roman"/>
                          </w:rPr>
                          <w:t>Część 3</w:t>
                        </w:r>
                      </w:p>
                      <w:p w:rsidR="001E0B47" w:rsidRPr="00836B1C" w:rsidRDefault="001E0B47" w:rsidP="00836B1C">
                        <w:pPr>
                          <w:jc w:val="center"/>
                          <w:rPr>
                            <w:rFonts w:ascii="Times New Roman" w:hAnsi="Times New Roman" w:cs="Times New Roman"/>
                          </w:rPr>
                        </w:pPr>
                        <w:r>
                          <w:rPr>
                            <w:rFonts w:ascii="Times New Roman" w:hAnsi="Times New Roman" w:cs="Times New Roman"/>
                          </w:rPr>
                          <w:t>(idealna)</w:t>
                        </w:r>
                      </w:p>
                    </w:txbxContent>
                  </v:textbox>
                </v:rect>
                <v:rect id="Rectangle 6654" o:spid="_x0000_s1164" style="position:absolute;left:35833;top:4705;width:10801;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AA8MA&#10;AADdAAAADwAAAGRycy9kb3ducmV2LnhtbESPQWsCMRSE7wX/Q3iCt5p1kVZWo4gg9FTpVvD63Dw3&#10;i5uXJYnr6q9vCoUeh5n5hlltBtuKnnxoHCuYTTMQxJXTDdcKjt/71wWIEJE1to5JwYMCbNajlxUW&#10;2t35i/oy1iJBOBSowMTYFVKGypDFMHUdcfIuzluMSfpaao/3BLetzLPsTVpsOC0Y7GhnqLqWN6ug&#10;78/5c3/Ydp/x5LDU3h8Mn5WajIftEkSkIf6H/9ofWsF7Ps/h9016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AA8MAAADdAAAADwAAAAAAAAAAAAAAAACYAgAAZHJzL2Rv&#10;d25yZXYueG1sUEsFBgAAAAAEAAQA9QAAAIgDAAAAAA==&#10;" fillcolor="#bfbfbf [2412]" strokecolor="black [3213]" strokeweight="1pt">
                  <v:textbox>
                    <w:txbxContent>
                      <w:p w:rsidR="001E0B47" w:rsidRDefault="001E0B47" w:rsidP="00836B1C">
                        <w:pPr>
                          <w:jc w:val="center"/>
                          <w:rPr>
                            <w:rFonts w:ascii="Times New Roman" w:hAnsi="Times New Roman" w:cs="Times New Roman"/>
                          </w:rPr>
                        </w:pPr>
                        <w:r w:rsidRPr="00836B1C">
                          <w:rPr>
                            <w:rFonts w:ascii="Times New Roman" w:hAnsi="Times New Roman" w:cs="Times New Roman"/>
                          </w:rPr>
                          <w:t>Część 4</w:t>
                        </w:r>
                      </w:p>
                      <w:p w:rsidR="001E0B47" w:rsidRPr="00836B1C" w:rsidRDefault="001E0B47" w:rsidP="00836B1C">
                        <w:pPr>
                          <w:jc w:val="center"/>
                          <w:rPr>
                            <w:rFonts w:ascii="Times New Roman" w:hAnsi="Times New Roman" w:cs="Times New Roman"/>
                          </w:rPr>
                        </w:pPr>
                        <w:r>
                          <w:rPr>
                            <w:rFonts w:ascii="Times New Roman" w:hAnsi="Times New Roman" w:cs="Times New Roman"/>
                          </w:rPr>
                          <w:t>(idealna)</w:t>
                        </w:r>
                      </w:p>
                    </w:txbxContent>
                  </v:textbox>
                </v:rect>
                <v:rect id="Rectangle 6655" o:spid="_x0000_s1165" style="position:absolute;left:3257;top:3257;width:10795;height:8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lmMQA&#10;AADdAAAADwAAAGRycy9kb3ducmV2LnhtbESPQWsCMRSE7wX/Q3iCt5p1LVVWo4gg9KR0W/D63Dw3&#10;i5uXJUnXtb++KRR6HGbmG2a9HWwrevKhcaxgNs1AEFdON1wr+Pw4PC9BhIissXVMCh4UYLsZPa2x&#10;0O7O79SXsRYJwqFABSbGrpAyVIYshqnriJN3dd5iTNLXUnu8J7htZZ5lr9Jiw2nBYEd7Q9Wt/LIK&#10;+v6Sfx9Ou+4Yzw5L7f3J8EWpyXjYrUBEGuJ/+K/9phUs8pc5/L5J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1JZjEAAAA3QAAAA8AAAAAAAAAAAAAAAAAmAIAAGRycy9k&#10;b3ducmV2LnhtbFBLBQYAAAAABAAEAPUAAACJAwAAAAA=&#10;" fillcolor="#bfbfbf [2412]" strokecolor="black [3213]" strokeweight="1pt">
                  <v:textbox>
                    <w:txbxContent>
                      <w:p w:rsidR="001E0B47" w:rsidRDefault="001E0B47" w:rsidP="00836B1C">
                        <w:pPr>
                          <w:jc w:val="center"/>
                          <w:rPr>
                            <w:rFonts w:ascii="Times New Roman" w:hAnsi="Times New Roman" w:cs="Times New Roman"/>
                          </w:rPr>
                        </w:pPr>
                        <w:r w:rsidRPr="00836B1C">
                          <w:rPr>
                            <w:rFonts w:ascii="Times New Roman" w:hAnsi="Times New Roman" w:cs="Times New Roman"/>
                          </w:rPr>
                          <w:t>Częś</w:t>
                        </w:r>
                        <w:r>
                          <w:rPr>
                            <w:rFonts w:ascii="Times New Roman" w:hAnsi="Times New Roman" w:cs="Times New Roman"/>
                          </w:rPr>
                          <w:t>ć</w:t>
                        </w:r>
                        <w:r w:rsidRPr="00836B1C">
                          <w:rPr>
                            <w:rFonts w:ascii="Times New Roman" w:hAnsi="Times New Roman" w:cs="Times New Roman"/>
                          </w:rPr>
                          <w:t xml:space="preserve"> 1</w:t>
                        </w:r>
                      </w:p>
                      <w:p w:rsidR="001E0B47" w:rsidRPr="00836B1C" w:rsidRDefault="001E0B47" w:rsidP="00836B1C">
                        <w:pPr>
                          <w:jc w:val="center"/>
                          <w:rPr>
                            <w:rFonts w:ascii="Times New Roman" w:hAnsi="Times New Roman" w:cs="Times New Roman"/>
                          </w:rPr>
                        </w:pPr>
                        <w:r>
                          <w:rPr>
                            <w:rFonts w:ascii="Times New Roman" w:hAnsi="Times New Roman" w:cs="Times New Roman"/>
                          </w:rPr>
                          <w:t>(idealna)</w:t>
                        </w:r>
                      </w:p>
                    </w:txbxContent>
                  </v:textbox>
                </v:rect>
                <v:shape id="AutoShape 6657" o:spid="_x0000_s1166" type="#_x0000_t7" style="position:absolute;left:2533;top:20631;width:12306;height:832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30MUA&#10;AADdAAAADwAAAGRycy9kb3ducmV2LnhtbESPUWvCMBSF3wf7D+EOfJvpqnNSjTIGSt9k2h9wl1zb&#10;bslNaTKt+/WLIPh4OOd8h7NcD86KE/Wh9azgZZyBINbetFwrqA6b5zmIEJENWs+k4EIB1qvHhyUW&#10;xp/5k077WIsE4VCggibGrpAy6IYchrHviJN39L3DmGRfS9PjOcGdlXmWzaTDltNCgx19NKR/9r9O&#10;gd2W5Vf+19nv2aTaVLudPr5KrdToaXhfgIg0xHv41i6Ngrd8OoX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rfQxQAAAN0AAAAPAAAAAAAAAAAAAAAAAJgCAABkcnMv&#10;ZG93bnJldi54bWxQSwUGAAAAAAQABAD1AAAAigMAAAAA&#10;" adj="2823" fillcolor="#bfbfbf [2412]" strokecolor="black [3213]" strokeweight="1pt">
                  <v:textbox inset="0,0,0,0">
                    <w:txbxContent>
                      <w:p w:rsidR="001E0B47" w:rsidRPr="00836B1C" w:rsidRDefault="001E0B47" w:rsidP="00836B1C">
                        <w:pPr>
                          <w:jc w:val="center"/>
                          <w:rPr>
                            <w:rFonts w:ascii="Times New Roman" w:hAnsi="Times New Roman" w:cs="Times New Roman"/>
                          </w:rPr>
                        </w:pPr>
                        <w:r w:rsidRPr="00836B1C">
                          <w:rPr>
                            <w:rFonts w:ascii="Times New Roman" w:hAnsi="Times New Roman" w:cs="Times New Roman"/>
                          </w:rPr>
                          <w:t>Częś</w:t>
                        </w:r>
                        <w:r>
                          <w:rPr>
                            <w:rFonts w:ascii="Times New Roman" w:hAnsi="Times New Roman" w:cs="Times New Roman"/>
                          </w:rPr>
                          <w:t>ć</w:t>
                        </w:r>
                        <w:r w:rsidRPr="00836B1C">
                          <w:rPr>
                            <w:rFonts w:ascii="Times New Roman" w:hAnsi="Times New Roman" w:cs="Times New Roman"/>
                          </w:rPr>
                          <w:t xml:space="preserve"> 1</w:t>
                        </w:r>
                      </w:p>
                      <w:p w:rsidR="001E0B47" w:rsidRPr="00836B1C" w:rsidRDefault="001E0B47" w:rsidP="00836B1C">
                        <w:pPr>
                          <w:jc w:val="center"/>
                          <w:rPr>
                            <w:rFonts w:ascii="Times New Roman" w:hAnsi="Times New Roman" w:cs="Times New Roman"/>
                          </w:rPr>
                        </w:pPr>
                        <w:r w:rsidRPr="00836B1C">
                          <w:rPr>
                            <w:rFonts w:ascii="Times New Roman" w:hAnsi="Times New Roman" w:cs="Times New Roman"/>
                          </w:rPr>
                          <w:t>(z bł</w:t>
                        </w:r>
                        <w:r>
                          <w:rPr>
                            <w:rFonts w:ascii="Times New Roman" w:hAnsi="Times New Roman" w:cs="Times New Roman"/>
                          </w:rPr>
                          <w:t>ę</w:t>
                        </w:r>
                        <w:r w:rsidRPr="00836B1C">
                          <w:rPr>
                            <w:rFonts w:ascii="Times New Roman" w:hAnsi="Times New Roman" w:cs="Times New Roman"/>
                          </w:rPr>
                          <w:t>dem kątowym)</w:t>
                        </w:r>
                      </w:p>
                    </w:txbxContent>
                  </v:textbox>
                </v:shape>
                <v:group id="Group 6661" o:spid="_x0000_s1167" style="position:absolute;left:13754;top:18853;width:32518;height:5397;rotation:-703645fd" coordorigin="4816,4666" coordsize="5121,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uGbascAAADd&#10;AAAADwAAAAAAAAAAAAAAAACqAgAAZHJzL2Rvd25yZXYueG1sUEsFBgAAAAAEAAQA+gAAAJ4DAAAA&#10;AA==&#10;">
                  <v:rect id="Rectangle 6658" o:spid="_x0000_s1168" style="position:absolute;left:4816;top:4666;width:1701;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lPsQA&#10;AADdAAAADwAAAGRycy9kb3ducmV2LnhtbESPQWsCMRSE70L/Q3hCb5pVql22RpGCIOxF1/b+SJ67&#10;q5uXJYm6/feNUOhxmJlvmNVmsJ24kw+tYwWzaQaCWDvTcq3g67Sb5CBCRDbYOSYFPxRgs34ZrbAw&#10;7sFHulexFgnCoUAFTYx9IWXQDVkMU9cTJ+/svMWYpK+l8fhIcNvJeZYtpcWW00KDPX02pK/VzSo4&#10;77dVqS+Lgy6xvpbHw3c++JlSr+Nh+wEi0hD/w3/tvVHwPn9bwv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T7EAAAA3QAAAA8AAAAAAAAAAAAAAAAAmAIAAGRycy9k&#10;b3ducmV2LnhtbFBLBQYAAAAABAAEAPUAAACJAwAAAAA=&#10;" fillcolor="#bfbfbf [2412]" strokecolor="black [3213]" strokeweight="1pt"/>
                  <v:rect id="Rectangle 6659" o:spid="_x0000_s1169" style="position:absolute;left:6526;top:4666;width:1701;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PApcQA&#10;AADdAAAADwAAAGRycy9kb3ducmV2LnhtbESPQWsCMRSE7wX/Q3hCbzWrWJXVKFIQhL3o2t4fyXN3&#10;dfOyJKlu/30jCB6HmfmGWW1624ob+dA4VjAeZSCItTMNVwq+T7uPBYgQkQ22jknBHwXYrAdvK8yN&#10;u/ORbmWsRIJwyFFBHWOXSxl0TRbDyHXEyTs7bzEm6StpPN4T3LZykmUzabHhtFBjR1816Wv5axWc&#10;99uy0JfPgy6wuhbHw8+i92Ol3of9dgkiUh9f4Wd7bxTMJ9M5PN6kJ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wKXEAAAA3QAAAA8AAAAAAAAAAAAAAAAAmAIAAGRycy9k&#10;b3ducmV2LnhtbFBLBQYAAAAABAAEAPUAAACJAwAAAAA=&#10;" fillcolor="#bfbfbf [2412]" strokecolor="black [3213]" strokeweight="1pt"/>
                  <v:rect id="Rectangle 6660" o:spid="_x0000_s1170" style="position:absolute;left:8236;top:4666;width:1701;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U18EA&#10;AADdAAAADwAAAGRycy9kb3ducmV2LnhtbERPTYvCMBC9L/gfwix4W1PFVekaRQRB6EWrex+Sse3a&#10;TEoStf57c1jw+Hjfy3VvW3EnHxrHCsajDASxdqbhSsH5tPtagAgR2WDrmBQ8KcB6NfhYYm7cg490&#10;L2MlUgiHHBXUMXa5lEHXZDGMXEecuIvzFmOCvpLG4yOF21ZOsmwmLTacGmrsaFuTvpY3q+Cy35SF&#10;/vs+6AKra3E8/C56P1Zq+NlvfkBE6uNb/O/eGwXzyTTNTW/SE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sVNfBAAAA3QAAAA8AAAAAAAAAAAAAAAAAmAIAAGRycy9kb3du&#10;cmV2LnhtbFBLBQYAAAAABAAEAPUAAACGAwAAAAA=&#10;" fillcolor="#bfbfbf [2412]" strokecolor="black [3213]" strokeweight="1pt"/>
                </v:group>
                <v:oval id="Oval 6662" o:spid="_x0000_s1171" style="position:absolute;left:46335;top:24250;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MZsYA&#10;AADdAAAADwAAAGRycy9kb3ducmV2LnhtbESPQWsCMRSE7wX/Q3gFL6VmXWzVrVFUsBTspSp7fmxe&#10;N0s3L0sSdf33plDocZiZb5jFqretuJAPjWMF41EGgrhyuuFawem4e56BCBFZY+uYFNwowGo5eFhg&#10;od2Vv+hyiLVIEA4FKjAxdoWUoTJkMYxcR5y8b+ctxiR9LbXHa4LbVuZZ9iotNpwWDHa0NVT9HM5W&#10;Qen2p5dNaTbl5HM6y56qd/LbXKnhY79+AxGpj//hv/aHVjDNJ3P4fZOe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MZsYAAADdAAAADwAAAAAAAAAAAAAAAACYAgAAZHJz&#10;L2Rvd25yZXYueG1sUEsFBgAAAAAEAAQA9QAAAIsDAAAAAA==&#10;" filled="f" fillcolor="#00b0f0">
                  <v:stroke dashstyle="1 1" endcap="round"/>
                </v:oval>
                <v:rect id="Rectangle 6663" o:spid="_x0000_s1172" style="position:absolute;left:46329;top:22644;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1EgMMA&#10;AADdAAAADwAAAGRycy9kb3ducmV2LnhtbERPTWvCQBC9C/0PyxS8SN1UqJbUVYoghiKIifU8ZKdJ&#10;aHY2Ztck/nv3IHh8vO/lejC16Kh1lWUF79MIBHFudcWFglO2ffsE4TyyxtoyKbiRg/XqZbTEWNue&#10;j9SlvhAhhF2MCkrvm1hKl5dk0E1tQxy4P9sa9AG2hdQt9iHc1HIWRXNpsOLQUGJDm5Ly//RqFPT5&#10;oTtn+508TM6J5Uty2aS/P0qNX4fvLxCeBv8UP9yJVrCYfYT94U1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1EgMMAAADdAAAADwAAAAAAAAAAAAAAAACYAgAAZHJzL2Rv&#10;d25yZXYueG1sUEsFBgAAAAAEAAQA9QAAAIgDAAAAAA==&#10;" filled="f" stroked="f">
                  <v:textbox>
                    <w:txbxContent>
                      <w:p w:rsidR="001E0B47" w:rsidRPr="005A0238" w:rsidRDefault="001E0B47" w:rsidP="0089201D">
                        <w:pPr>
                          <w:rPr>
                            <w:color w:val="808080" w:themeColor="background1" w:themeShade="80"/>
                          </w:rPr>
                        </w:pPr>
                        <m:oMathPara>
                          <m:oMath>
                            <m:r>
                              <m:rPr>
                                <m:sty m:val="p"/>
                              </m:rPr>
                              <w:rPr>
                                <w:rFonts w:ascii="Cambria Math" w:hAnsi="Cambria Math"/>
                                <w:color w:val="808080" w:themeColor="background1" w:themeShade="80"/>
                                <w:sz w:val="20"/>
                              </w:rPr>
                              <m:t>A</m:t>
                            </m:r>
                          </m:oMath>
                        </m:oMathPara>
                      </w:p>
                    </w:txbxContent>
                  </v:textbox>
                </v:rect>
                <v:oval id="Oval 6664" o:spid="_x0000_s1173" style="position:absolute;left:46329;top:7239;width:718;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jwwccA&#10;AADdAAAADwAAAGRycy9kb3ducmV2LnhtbESPzW7CMBCE70h9B2srcQMHREOVYlBaCal/l6bQ8xIv&#10;idt4HWIXwtvXSJU4jmbmG81i1dtGHKnzxrGCyTgBQVw6bbhSsPlcj+5B+ICssXFMCs7kYbW8GSww&#10;0+7EH3QsQiUihH2GCuoQ2kxKX9Zk0Y9dSxy9vesshii7SuoOTxFuGzlNklRaNBwXamzpqabyp/i1&#10;CvIXU7ya9P1t+zU76MfvnQ9pXio1vO3zBxCB+nAN/7eftYL59G4Cl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I8MHHAAAA3QAAAA8AAAAAAAAAAAAAAAAAmAIAAGRy&#10;cy9kb3ducmV2LnhtbFBLBQYAAAAABAAEAPUAAACMAwAAAAA=&#10;" fillcolor="black [3213]"/>
                <v:rect id="Rectangle 6665" o:spid="_x0000_s1174" style="position:absolute;left:45402;top:16129;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N/bMYA&#10;AADdAAAADwAAAGRycy9kb3ducmV2LnhtbESP3WrCQBSE7wXfYTlCb0Q3DfSH1FVEKA0iSGP1+pA9&#10;TYLZszG7JunbuwXBy2FmvmEWq8HUoqPWVZYVPM8jEMS51RUXCn4On7N3EM4ja6wtk4I/crBajkcL&#10;TLTt+Zu6zBciQNglqKD0vkmkdHlJBt3cNsTB+7WtQR9kW0jdYh/gppZxFL1KgxWHhRIb2pSUn7Or&#10;UdDn++502H3J/fSUWr6kl0123Cr1NBnWHyA8Df4RvrdTreAtfonh/01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N/bMYAAADdAAAADwAAAAAAAAAAAAAAAACYAgAAZHJz&#10;L2Rvd25yZXYueG1sUEsFBgAAAAAEAAQA9QAAAIsDAAAAAA==&#10;" filled="f" stroked="f">
                  <v:textbox>
                    <w:txbxContent>
                      <w:p w:rsidR="001E0B47" w:rsidRPr="005A0238" w:rsidRDefault="001E0B47" w:rsidP="0089201D">
                        <w:pPr>
                          <w:rPr>
                            <w:sz w:val="20"/>
                          </w:rPr>
                        </w:pPr>
                        <m:oMathPara>
                          <m:oMath>
                            <m:r>
                              <m:rPr>
                                <m:sty m:val="p"/>
                              </m:rPr>
                              <w:rPr>
                                <w:rFonts w:ascii="Cambria Math" w:hAnsi="Cambria Math"/>
                                <w:sz w:val="20"/>
                              </w:rPr>
                              <m:t>A'</m:t>
                            </m:r>
                          </m:oMath>
                        </m:oMathPara>
                      </w:p>
                    </w:txbxContent>
                  </v:textbox>
                </v:rect>
                <v:oval id="Oval 6666" o:spid="_x0000_s1175" style="position:absolute;left:45605;top:18103;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LLccA&#10;AADdAAAADwAAAGRycy9kb3ducmV2LnhtbESPT0/CQBTE7yR+h80j8QZbQAupLKSSmPiHCwU8P7vP&#10;drX7tnZXqN/eNTHhOJmZ32SW69424kSdN44VTMYJCOLSacOVgsP+YbQA4QOyxsYxKfghD+vV1WCJ&#10;mXZn3tGpCJWIEPYZKqhDaDMpfVmTRT92LXH03l1nMUTZVVJ3eI5w28hpkqTSouG4UGNLm5rKz+Lb&#10;KsifTPFs0u3L8fXmS99/vPmQ5qVS18M+vwMRqA+X8H/7USuYT29n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Wyy3HAAAA3QAAAA8AAAAAAAAAAAAAAAAAmAIAAGRy&#10;cy9kb3ducmV2LnhtbFBLBQYAAAAABAAEAPUAAACMAwAAAAA=&#10;" fillcolor="black [3213]"/>
                <v:rect id="Rectangle 6667" o:spid="_x0000_s1176" style="position:absolute;left:46126;top:5429;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Cg8cA&#10;AADdAAAADwAAAGRycy9kb3ducmV2LnhtbESP3WrCQBSE7wt9h+UUvCm6Udoq0VVEEEMpSOPP9SF7&#10;TILZszG7JunbdwtCL4eZ+YZZrHpTiZYaV1pWMB5FIIgzq0vOFRwP2+EMhPPIGivLpOCHHKyWz08L&#10;jLXt+Jva1OciQNjFqKDwvo6ldFlBBt3I1sTBu9jGoA+yyaVusAtwU8lJFH1IgyWHhQJr2hSUXdO7&#10;UdBl+/Z8+NrJ/es5sXxLbpv09KnU4KVfz0F46v1/+NFOtILp5P0N/t6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WQoPHAAAA3QAAAA8AAAAAAAAAAAAAAAAAmAIAAGRy&#10;cy9kb3ducmV2LnhtbFBLBQYAAAAABAAEAPUAAACMAwAAAAA=&#10;" filled="f" stroked="f">
                  <v:textbox>
                    <w:txbxContent>
                      <w:p w:rsidR="001E0B47" w:rsidRPr="005A0238" w:rsidRDefault="001E0B47" w:rsidP="0089201D">
                        <w:pPr>
                          <w:rPr>
                            <w:sz w:val="20"/>
                          </w:rPr>
                        </w:pPr>
                        <m:oMathPara>
                          <m:oMath>
                            <m:r>
                              <m:rPr>
                                <m:sty m:val="p"/>
                              </m:rPr>
                              <w:rPr>
                                <w:rFonts w:ascii="Cambria Math" w:hAnsi="Cambria Math"/>
                                <w:sz w:val="20"/>
                              </w:rPr>
                              <m:t>A</m:t>
                            </m:r>
                          </m:oMath>
                        </m:oMathPara>
                      </w:p>
                    </w:txbxContent>
                  </v:textbox>
                </v:rect>
                <v:shape id="AutoShape 6668" o:spid="_x0000_s1177" type="#_x0000_t32" style="position:absolute;left:14027;top:18465;width:31578;height:6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cwH8UAAADdAAAADwAAAGRycy9kb3ducmV2LnhtbESPQWsCMRSE74L/ITzBi2h2BausRimF&#10;gngoVPfg8ZE8dxc3L2uSrtt/3xQKPQ4z8w2zOwy2FT350DhWkC8yEMTamYYrBeXlfb4BESKywdYx&#10;KfimAIf9eLTDwrgnf1J/jpVIEA4FKqhj7Aopg67JYli4jjh5N+ctxiR9JY3HZ4LbVi6z7EVabDgt&#10;1NjRW036fv6yCppT+VH2s0f0enPKrz4Pl2urlZpOhtctiEhD/A//tY9GwXq5WsHvm/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cwH8UAAADdAAAADwAAAAAAAAAA&#10;AAAAAAChAgAAZHJzL2Rvd25yZXYueG1sUEsFBgAAAAAEAAQA+QAAAJMDAAAAAA==&#10;"/>
                <v:shape id="AutoShape 6669" o:spid="_x0000_s1178" type="#_x0000_t32" style="position:absolute;left:14027;top:24574;width:3234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d41ccAAADdAAAADwAAAGRycy9kb3ducmV2LnhtbESPQWsCMRSE70L/Q3iFXkSzCtqyNcq2&#10;IKjgwW29v25eN6Gbl+0m6vrvTaHgcZiZb5jFqneNOFMXrGcFk3EGgrjy2nKt4PNjPXoBESKyxsYz&#10;KbhSgNXyYbDAXPsLH+hcxlokCIccFZgY21zKUBlyGMa+JU7et+8cxiS7WuoOLwnuGjnNsrl0aDkt&#10;GGzp3VD1U56cgv128lZ8GbvdHX7tfrYumlM9PCr19NgXryAi9fEe/m9vtILn6WwOf2/SE5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J3jVxwAAAN0AAAAPAAAAAAAA&#10;AAAAAAAAAKECAABkcnMvZG93bnJldi54bWxQSwUGAAAAAAQABAD5AAAAlQMAAAAA&#10;"/>
                <v:shape id="Arc 6670" o:spid="_x0000_s1179" style="position:absolute;left:19907;top:22085;width:7601;height:2527;visibility:visible;mso-wrap-style:square;v-text-anchor:top" coordsize="21600,8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ls8MA&#10;AADdAAAADwAAAGRycy9kb3ducmV2LnhtbERPy2rCQBTdC/2H4RbcmUkFH6SOkhZEpSgxLV1fMrdJ&#10;MHMnZMYY/95ZFFweznu1GUwjeupcbVnBWxSDIC6srrlU8PO9nSxBOI+ssbFMCu7kYLN+Ga0w0fbG&#10;Z+pzX4oQwi5BBZX3bSKlKyoy6CLbEgfuz3YGfYBdKXWHtxBuGjmN47k0WHNoqLClz4qKS341Cua4&#10;41l/lL+XLDt8pR95ejLLTKnx65C+g/A0+Kf4373XChbTWZgb3o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ls8MAAADdAAAADwAAAAAAAAAAAAAAAACYAgAAZHJzL2Rv&#10;d25yZXYueG1sUEsFBgAAAAAEAAQA9QAAAIgDAAAAAA==&#10;" path="m19913,nfc21026,2649,21600,5493,21600,8367em19913,nsc21026,2649,21600,5493,21600,8367l,8367,19913,xe" filled="f">
                  <v:path arrowok="t" o:extrusionok="f" o:connecttype="custom" o:connectlocs="700765,0;760095,252730;0,252730" o:connectangles="0,0,0"/>
                </v:shape>
                <v:rect id="Rectangle 6671" o:spid="_x0000_s1180" style="position:absolute;left:24974;top:22078;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tHccA&#10;AADdAAAADwAAAGRycy9kb3ducmV2LnhtbESP3WrCQBSE7wt9h+UUvCm6UWir0VVEEEMpSOPP9SF7&#10;TILZszG7JunbdwtCL4eZ+YZZrHpTiZYaV1pWMB5FIIgzq0vOFRwP2+EUhPPIGivLpOCHHKyWz08L&#10;jLXt+Jva1OciQNjFqKDwvo6ldFlBBt3I1sTBu9jGoA+yyaVusAtwU8lJFL1LgyWHhQJr2hSUXdO7&#10;UdBl+/Z8+NrJ/es5sXxLbpv09KnU4KVfz0F46v1/+NFOtIKPydsM/t6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X7R3HAAAA3QAAAA8AAAAAAAAAAAAAAAAAmAIAAGRy&#10;cy9kb3ducmV2LnhtbFBLBQYAAAAABAAEAPUAAACMAwAAAAA=&#10;" filled="f" stroked="f">
                  <v:textbox>
                    <w:txbxContent>
                      <w:p w:rsidR="001E0B47" w:rsidRPr="005A0238" w:rsidRDefault="001E0B47" w:rsidP="0089201D">
                        <w:pPr>
                          <w:rPr>
                            <w:sz w:val="20"/>
                          </w:rPr>
                        </w:pPr>
                        <m:oMathPara>
                          <m:oMath>
                            <m:r>
                              <m:rPr>
                                <m:sty m:val="p"/>
                              </m:rPr>
                              <w:rPr>
                                <w:rFonts w:ascii="Cambria Math" w:hAnsi="Cambria Math"/>
                                <w:sz w:val="20"/>
                              </w:rPr>
                              <m:t>ϕ</m:t>
                            </m:r>
                          </m:oMath>
                        </m:oMathPara>
                      </w:p>
                    </w:txbxContent>
                  </v:textbox>
                </v:rect>
                <v:shape id="AutoShape 6672" o:spid="_x0000_s1181" type="#_x0000_t32" style="position:absolute;left:14058;top:11404;width:7;height:2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Ph8MAAADdAAAADwAAAGRycy9kb3ducmV2LnhtbERPTWsCMRC9C/6HMIIXqVkFbdkaZSsI&#10;WvCgbe/TzbgJbibbTdT135tDwePjfS9WnavFldpgPSuYjDMQxKXXlisF31+blzcQISJrrD2TgjsF&#10;WC37vQXm2t/4QNdjrEQK4ZCjAhNjk0sZSkMOw9g3xIk7+dZhTLCtpG7xlsJdLadZNpcOLacGgw2t&#10;DZXn48Up2O8mH8WvsbvPw5/dzzZFfalGP0oNB13xDiJSF5/if/dWK3idztP+9CY9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uj4fDAAAA3QAAAA8AAAAAAAAAAAAA&#10;AAAAoQIAAGRycy9kb3ducmV2LnhtbFBLBQYAAAAABAAEAPkAAACRAwAAAAA=&#10;"/>
                <v:shape id="AutoShape 6673" o:spid="_x0000_s1182" type="#_x0000_t32" style="position:absolute;left:46691;top:10134;width:6;height:3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HMYAAADdAAAADwAAAGRycy9kb3ducmV2LnhtbESPQWsCMRSE74X+h/AKvRTNrlCV1Shb&#10;QagFD9p6f26em9DNy7qJuv33TaHgcZiZb5j5sneNuFIXrGcF+TADQVx5bblW8PW5HkxBhIissfFM&#10;Cn4owHLx+DDHQvsb7+i6j7VIEA4FKjAxtoWUoTLkMAx9S5y8k+8cxiS7WuoObwnuGjnKsrF0aDkt&#10;GGxpZaj63l+cgu0mfyuPxm4+dme7fV2XzaV+OSj1/NSXMxCR+ngP/7fftYLJaJz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iKhzGAAAA3QAAAA8AAAAAAAAA&#10;AAAAAAAAoQIAAGRycy9kb3ducmV2LnhtbFBLBQYAAAAABAAEAPkAAACUAwAAAAA=&#10;"/>
                <v:shape id="AutoShape 6674" o:spid="_x0000_s1183" type="#_x0000_t32" style="position:absolute;left:14116;top:13030;width:32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S2p8YAAADdAAAADwAAAGRycy9kb3ducmV2LnhtbESP3WrCQBSE7wu+w3IE7+rGgD9EVxFp&#10;sSBaGs39IXtMgtmzIbtq6tO7QqGXw8x8wyxWnanFjVpXWVYwGkYgiHOrKy4UnI6f7zMQziNrrC2T&#10;gl9ysFr23haYaHvnH7qlvhABwi5BBaX3TSKly0sy6Ia2IQ7e2bYGfZBtIXWL9wA3tYyjaCINVhwW&#10;SmxoU1J+Sa9GwWO/peMez4/vjzQ77Mbb0fiQZUoN+t16DsJT5//Df+0vrWAaT2J4vQlPQC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ktqfGAAAA3QAAAA8AAAAAAAAA&#10;AAAAAAAAoQIAAGRycy9kb3ducmV2LnhtbFBLBQYAAAAABAAEAPkAAACUAwAAAAA=&#10;">
                  <v:stroke startarrow="block" endarrow="block"/>
                </v:shape>
                <v:rect id="Rectangle 6675" o:spid="_x0000_s1184" style="position:absolute;left:28956;top:10858;width:237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QSsYA&#10;AADdAAAADwAAAGRycy9kb3ducmV2LnhtbESPQWvCQBSE74L/YXlCL6VutGBLdBURxFAEMVbPj+xr&#10;Epp9G7PbJP57Vyh4HGbmG2ax6k0lWmpcaVnBZByBIM6sLjlX8H3avn2CcB5ZY2WZFNzIwWo5HCww&#10;1rbjI7Wpz0WAsItRQeF9HUvpsoIMurGtiYP3YxuDPsgml7rBLsBNJadRNJMGSw4LBda0KSj7Tf+M&#10;gi47tJfTficPr5fE8jW5btLzl1Ivo349B+Gp98/wfzvRCj6ms3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MQSsYAAADdAAAADwAAAAAAAAAAAAAAAACYAgAAZHJz&#10;L2Rvd25yZXYueG1sUEsFBgAAAAAEAAQA9QAAAIsDAAAAAA==&#10;" filled="f" stroked="f">
                  <v:textbox>
                    <w:txbxContent>
                      <w:p w:rsidR="001E0B47" w:rsidRPr="005A0238" w:rsidRDefault="001E0B47" w:rsidP="0089201D">
                        <w:pPr>
                          <w:rPr>
                            <w:sz w:val="20"/>
                          </w:rPr>
                        </w:pPr>
                        <m:oMathPara>
                          <m:oMath>
                            <m:r>
                              <m:rPr>
                                <m:sty m:val="p"/>
                              </m:rPr>
                              <w:rPr>
                                <w:rFonts w:ascii="Cambria Math" w:hAnsi="Cambria Math"/>
                                <w:sz w:val="20"/>
                              </w:rPr>
                              <m:t>C</m:t>
                            </m:r>
                          </m:oMath>
                        </m:oMathPara>
                      </w:p>
                    </w:txbxContent>
                  </v:textbox>
                </v:rect>
                <v:rect id="Rectangle 6774" o:spid="_x0000_s1185" style="position:absolute;left:361;top:361;width:325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IPsYA&#10;AADdAAAADwAAAGRycy9kb3ducmV2LnhtbESPQWvCQBSE74L/YXlCL6VulGJLdBURxFAEMVbPj+xr&#10;Epp9G7PbJP57Vyh4HGbmG2ax6k0lWmpcaVnBZByBIM6sLjlX8H3avn2CcB5ZY2WZFNzIwWo5HCww&#10;1rbjI7Wpz0WAsItRQeF9HUvpsoIMurGtiYP3YxuDPsgml7rBLsBNJadRNJMGSw4LBda0KSj7Tf+M&#10;gi47tJfTficPr5fE8jW5btLzl1Ivo349B+Gp98/wfzvRCj6ms3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IPsYAAADdAAAADwAAAAAAAAAAAAAAAACYAgAAZHJz&#10;L2Rvd25yZXYueG1sUEsFBgAAAAAEAAQA9QAAAIsDAAAAAA==&#10;" filled="f" stroked="f">
                  <v:textbox>
                    <w:txbxContent>
                      <w:p w:rsidR="001E0B47" w:rsidRPr="003551C4" w:rsidRDefault="001E0B47" w:rsidP="003551C4">
                        <w:pPr>
                          <w:rPr>
                            <w:rFonts w:ascii="Times New Roman" w:hAnsi="Times New Roman" w:cs="Times New Roman"/>
                          </w:rPr>
                        </w:pPr>
                        <w:r w:rsidRPr="003551C4">
                          <w:rPr>
                            <w:rFonts w:ascii="Times New Roman" w:hAnsi="Times New Roman" w:cs="Times New Roman"/>
                          </w:rPr>
                          <w:t>a)</w:t>
                        </w:r>
                      </w:p>
                    </w:txbxContent>
                  </v:textbox>
                </v:rect>
                <v:rect id="Rectangle 6775" o:spid="_x0000_s1186" style="position:absolute;left:361;top:17373;width:325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tpcYA&#10;AADdAAAADwAAAGRycy9kb3ducmV2LnhtbESPQWvCQBSE74L/YXlCL6VuFGpLdBURxFAEMVbPj+xr&#10;Epp9G7PbJP57Vyh4HGbmG2ax6k0lWmpcaVnBZByBIM6sLjlX8H3avn2CcB5ZY2WZFNzIwWo5HCww&#10;1rbjI7Wpz0WAsItRQeF9HUvpsoIMurGtiYP3YxuDPsgml7rBLsBNJadRNJMGSw4LBda0KSj7Tf+M&#10;gi47tJfTficPr5fE8jW5btLzl1Ivo349B+Gp98/wfzvRCj6ms3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YtpcYAAADdAAAADwAAAAAAAAAAAAAAAACYAgAAZHJz&#10;L2Rvd25yZXYueG1sUEsFBgAAAAAEAAQA9QAAAIsDAAAAAA==&#10;" filled="f" stroked="f">
                  <v:textbox>
                    <w:txbxContent>
                      <w:p w:rsidR="001E0B47" w:rsidRPr="003551C4" w:rsidRDefault="001E0B47" w:rsidP="003551C4">
                        <w:pPr>
                          <w:rPr>
                            <w:rFonts w:ascii="Times New Roman" w:hAnsi="Times New Roman" w:cs="Times New Roman"/>
                          </w:rPr>
                        </w:pPr>
                        <w:r w:rsidRPr="003551C4">
                          <w:rPr>
                            <w:rFonts w:ascii="Times New Roman" w:hAnsi="Times New Roman" w:cs="Times New Roman"/>
                          </w:rPr>
                          <w:t>b)</w:t>
                        </w:r>
                      </w:p>
                    </w:txbxContent>
                  </v:textbox>
                </v:rect>
                <w10:anchorlock/>
              </v:group>
            </w:pict>
          </mc:Fallback>
        </mc:AlternateContent>
      </w:r>
    </w:p>
    <w:p w:rsidR="003551C4" w:rsidRDefault="003551C4" w:rsidP="003551C4">
      <w:pPr>
        <w:pStyle w:val="Legenda"/>
      </w:pPr>
      <w:r>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Rysunek \* ARABIC \s 1 </w:instrText>
      </w:r>
      <w:r w:rsidR="001E0B47">
        <w:fldChar w:fldCharType="separate"/>
      </w:r>
      <w:r w:rsidR="009F0CB6">
        <w:rPr>
          <w:noProof/>
        </w:rPr>
        <w:t>63</w:t>
      </w:r>
      <w:r w:rsidR="001E0B47">
        <w:rPr>
          <w:noProof/>
        </w:rPr>
        <w:fldChar w:fldCharType="end"/>
      </w:r>
      <w:r>
        <w:t xml:space="preserve">– Wpływ błędu kątowego części na składowe liniowe położenie rozważanego punktu. </w:t>
      </w:r>
    </w:p>
    <w:p w:rsidR="003551C4" w:rsidRDefault="003551C4" w:rsidP="003551C4">
      <w:pPr>
        <w:pStyle w:val="Legenda"/>
      </w:pPr>
      <w:r>
        <w:t xml:space="preserve">a) Części w ustawieniu nominalnym </w:t>
      </w:r>
      <w:r w:rsidR="00FF6904">
        <w:t>oraz</w:t>
      </w:r>
      <w:r>
        <w:t xml:space="preserve"> b) z pierwszą częścią w łańcuchu wprowadzającą błąd kątowy i przesuwając</w:t>
      </w:r>
      <w:r w:rsidR="002E36CD">
        <w:t>ą</w:t>
      </w:r>
      <w:r>
        <w:t xml:space="preserve"> rozważany punkt na znacznym ramieniu bezbłędnych części.</w:t>
      </w:r>
    </w:p>
    <w:p w:rsidR="005E1E8A" w:rsidRDefault="002E36CD" w:rsidP="003C109C">
      <w:pPr>
        <w:pStyle w:val="Tekstnormalny"/>
      </w:pPr>
      <w:r>
        <w:t>Biorąc pod uwagę powyższe</w:t>
      </w:r>
      <w:r w:rsidR="00363D0D">
        <w:t>, obliczając błąd liniowy wynikający z błędów kątowych dla każdej części uwzględniano wszystkie poprzedzające części wprowadzające bł</w:t>
      </w:r>
      <w:r w:rsidR="005453DF">
        <w:t>ę</w:t>
      </w:r>
      <w:r w:rsidR="00363D0D">
        <w:t>dy kątowe wraz z odpowiednimi długościami ramion.</w:t>
      </w:r>
    </w:p>
    <w:p w:rsidR="00C2080F" w:rsidRDefault="00C2080F" w:rsidP="003C109C">
      <w:pPr>
        <w:pStyle w:val="Tekstnormalny"/>
      </w:pPr>
    </w:p>
    <w:p w:rsidR="00C2080F" w:rsidRDefault="00C2080F" w:rsidP="00273B99">
      <w:pPr>
        <w:pStyle w:val="Tekstnormalny"/>
        <w:spacing w:after="0"/>
      </w:pPr>
      <w:r>
        <w:t xml:space="preserve">Podczas obliczania przemieszczeń liniowych wynikających z błędu kątowego działającego na ramieniu brano także pod uwagę wzajemne położenie części, bowiem niekiedy maksymalny kąt odchyłki od nominalnego nie skutkuje maksymalną </w:t>
      </w:r>
      <w:del w:id="3" w:author="A" w:date="2021-01-02T19:25:00Z">
        <w:r w:rsidDel="00C24B64">
          <w:delText xml:space="preserve">składowa </w:delText>
        </w:r>
      </w:del>
      <w:ins w:id="4" w:author="A" w:date="2021-01-02T19:25:00Z">
        <w:r w:rsidR="00C24B64">
          <w:t>składow</w:t>
        </w:r>
        <w:r w:rsidR="00C24B64">
          <w:t>ą</w:t>
        </w:r>
        <w:r w:rsidR="00C24B64">
          <w:t xml:space="preserve"> </w:t>
        </w:r>
      </w:ins>
      <w:r>
        <w:t xml:space="preserve">liniową. </w:t>
      </w:r>
      <w:r w:rsidR="00F74DC8">
        <w:t xml:space="preserve">Zjawisko to ma miejsce, kiedy łańcuch części „cofa się”, a kolejna cześć jest bliżej punktu początkowego łańcucha. Sytuacja taka ma miejsce w </w:t>
      </w:r>
      <w:proofErr w:type="spellStart"/>
      <w:r w:rsidR="00F74DC8">
        <w:t>ortezie</w:t>
      </w:r>
      <w:proofErr w:type="spellEnd"/>
      <w:r w:rsidR="00F74DC8">
        <w:t>.</w:t>
      </w:r>
      <w:r w:rsidR="00F65AFC">
        <w:t xml:space="preserve"> Na ilustracji część 2 znajduje się w dwóch ekstremalnych orientacjach kątowych. W obu przypadkach jej kąt względem poprzedzającej ją części 1 jest taki sam co do modułu. Jednak największe przesunięcie liniowe rozważanego punktu występuje, gdy część nie jest obarczona największą odchyłką kątową względem swojego położenia początkowego.</w:t>
      </w:r>
    </w:p>
    <w:p w:rsidR="001B2980" w:rsidRDefault="00C24B64" w:rsidP="000816C9">
      <w:pPr>
        <w:pStyle w:val="Tekstnormalny"/>
        <w:spacing w:after="0"/>
        <w:jc w:val="center"/>
      </w:pPr>
      <w:r>
        <w:rPr>
          <w:noProof/>
          <w:lang w:eastAsia="pl-PL"/>
        </w:rPr>
        <w:lastRenderedPageBreak/>
        <mc:AlternateContent>
          <mc:Choice Requires="wpc">
            <w:drawing>
              <wp:inline distT="0" distB="0" distL="0" distR="0">
                <wp:extent cx="4958715" cy="5393055"/>
                <wp:effectExtent l="0" t="0" r="3810" b="0"/>
                <wp:docPr id="7215" name="Kanwa 7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64" name="Rectangle 7223"/>
                        <wps:cNvSpPr>
                          <a:spLocks noChangeArrowheads="1"/>
                        </wps:cNvSpPr>
                        <wps:spPr bwMode="auto">
                          <a:xfrm rot="20955794">
                            <a:off x="256540" y="2303145"/>
                            <a:ext cx="3547110"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2C3B8A">
                              <w:pPr>
                                <w:jc w:val="center"/>
                                <w:rPr>
                                  <w:rFonts w:ascii="Times New Roman" w:hAnsi="Times New Roman" w:cs="Times New Roman"/>
                                </w:rPr>
                              </w:pPr>
                            </w:p>
                            <w:p w:rsidR="001E0B47" w:rsidRDefault="001E0B47" w:rsidP="002C3B8A">
                              <w:pPr>
                                <w:rPr>
                                  <w:rFonts w:ascii="Times New Roman" w:hAnsi="Times New Roman" w:cs="Times New Roman"/>
                                </w:rPr>
                              </w:pPr>
                              <w:r>
                                <w:rPr>
                                  <w:rFonts w:ascii="Times New Roman" w:hAnsi="Times New Roman" w:cs="Times New Roman"/>
                                </w:rPr>
                                <w:t xml:space="preserve">             </w:t>
                              </w:r>
                            </w:p>
                          </w:txbxContent>
                        </wps:txbx>
                        <wps:bodyPr rot="0" vert="horz" wrap="square" lIns="91440" tIns="45720" rIns="91440" bIns="0" anchor="t" anchorCtr="0" upright="1">
                          <a:noAutofit/>
                        </wps:bodyPr>
                      </wps:wsp>
                      <wps:wsp>
                        <wps:cNvPr id="7465" name="Rectangle 7229"/>
                        <wps:cNvSpPr>
                          <a:spLocks noChangeArrowheads="1"/>
                        </wps:cNvSpPr>
                        <wps:spPr bwMode="auto">
                          <a:xfrm>
                            <a:off x="1918335" y="231648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2C3B8A">
                              <w:pPr>
                                <w:rPr>
                                  <w:sz w:val="20"/>
                                </w:rPr>
                              </w:pPr>
                              <m:oMathPara>
                                <m:oMath>
                                  <m:sSup>
                                    <m:sSupPr>
                                      <m:ctrlPr>
                                        <w:rPr>
                                          <w:rFonts w:ascii="Cambria Math" w:hAnsi="Cambria Math"/>
                                          <w:sz w:val="20"/>
                                        </w:rPr>
                                      </m:ctrlPr>
                                    </m:sSupPr>
                                    <m:e>
                                      <m:r>
                                        <m:rPr>
                                          <m:sty m:val="p"/>
                                        </m:rPr>
                                        <w:rPr>
                                          <w:rFonts w:ascii="Cambria Math" w:hAnsi="Cambria Math"/>
                                          <w:sz w:val="20"/>
                                        </w:rPr>
                                        <m:t>A</m:t>
                                      </m:r>
                                    </m:e>
                                    <m:sup>
                                      <m:r>
                                        <m:rPr>
                                          <m:sty m:val="p"/>
                                        </m:rPr>
                                        <w:rPr>
                                          <w:rFonts w:ascii="Cambria Math" w:hAnsi="Cambria Math"/>
                                          <w:sz w:val="20"/>
                                        </w:rPr>
                                        <m:t>'</m:t>
                                      </m:r>
                                    </m:sup>
                                  </m:sSup>
                                </m:oMath>
                              </m:oMathPara>
                            </w:p>
                          </w:txbxContent>
                        </wps:txbx>
                        <wps:bodyPr rot="0" vert="horz" wrap="square" lIns="91440" tIns="45720" rIns="91440" bIns="45720" anchor="t" anchorCtr="0" upright="1">
                          <a:noAutofit/>
                        </wps:bodyPr>
                      </wps:wsp>
                      <wps:wsp>
                        <wps:cNvPr id="7466" name="Rectangle 7240"/>
                        <wps:cNvSpPr>
                          <a:spLocks noChangeArrowheads="1"/>
                        </wps:cNvSpPr>
                        <wps:spPr bwMode="auto">
                          <a:xfrm>
                            <a:off x="36195" y="1701165"/>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3551C4" w:rsidRDefault="001E0B47" w:rsidP="002C3B8A">
                              <w:pPr>
                                <w:rPr>
                                  <w:rFonts w:ascii="Times New Roman" w:hAnsi="Times New Roman" w:cs="Times New Roman"/>
                                </w:rPr>
                              </w:pPr>
                              <w:r>
                                <w:rPr>
                                  <w:rFonts w:ascii="Times New Roman" w:hAnsi="Times New Roman" w:cs="Times New Roman"/>
                                </w:rPr>
                                <w:t>b</w:t>
                              </w:r>
                              <w:r w:rsidRPr="003551C4">
                                <w:rPr>
                                  <w:rFonts w:ascii="Times New Roman" w:hAnsi="Times New Roman" w:cs="Times New Roman"/>
                                </w:rPr>
                                <w:t>)</w:t>
                              </w:r>
                            </w:p>
                          </w:txbxContent>
                        </wps:txbx>
                        <wps:bodyPr rot="0" vert="horz" wrap="square" lIns="91440" tIns="45720" rIns="91440" bIns="45720" anchor="t" anchorCtr="0" upright="1">
                          <a:noAutofit/>
                        </wps:bodyPr>
                      </wps:wsp>
                      <wps:wsp>
                        <wps:cNvPr id="7467" name="Rectangle 7241"/>
                        <wps:cNvSpPr>
                          <a:spLocks noChangeArrowheads="1"/>
                        </wps:cNvSpPr>
                        <wps:spPr bwMode="auto">
                          <a:xfrm>
                            <a:off x="36195" y="3402330"/>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3551C4" w:rsidRDefault="001E0B47" w:rsidP="002C3B8A">
                              <w:pPr>
                                <w:rPr>
                                  <w:rFonts w:ascii="Times New Roman" w:hAnsi="Times New Roman" w:cs="Times New Roman"/>
                                </w:rPr>
                              </w:pPr>
                              <w:r>
                                <w:rPr>
                                  <w:rFonts w:ascii="Times New Roman" w:hAnsi="Times New Roman" w:cs="Times New Roman"/>
                                </w:rPr>
                                <w:t>c</w:t>
                              </w:r>
                              <w:r w:rsidRPr="003551C4">
                                <w:rPr>
                                  <w:rFonts w:ascii="Times New Roman" w:hAnsi="Times New Roman" w:cs="Times New Roman"/>
                                </w:rPr>
                                <w:t>)</w:t>
                              </w:r>
                            </w:p>
                          </w:txbxContent>
                        </wps:txbx>
                        <wps:bodyPr rot="0" vert="horz" wrap="square" lIns="91440" tIns="45720" rIns="91440" bIns="45720" anchor="t" anchorCtr="0" upright="1">
                          <a:noAutofit/>
                        </wps:bodyPr>
                      </wps:wsp>
                      <wps:wsp>
                        <wps:cNvPr id="7468" name="AutoShape 7242"/>
                        <wps:cNvSpPr>
                          <a:spLocks noChangeArrowheads="1"/>
                        </wps:cNvSpPr>
                        <wps:spPr bwMode="auto">
                          <a:xfrm rot="20956737" flipH="1">
                            <a:off x="3076575" y="1990725"/>
                            <a:ext cx="1230630" cy="542925"/>
                          </a:xfrm>
                          <a:prstGeom prst="parallelogram">
                            <a:avLst>
                              <a:gd name="adj" fmla="val 29624"/>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Pr="00C2080F" w:rsidRDefault="001E0B47" w:rsidP="002C3B8A"/>
                          </w:txbxContent>
                        </wps:txbx>
                        <wps:bodyPr rot="0" vert="horz" wrap="square" lIns="0" tIns="0" rIns="0" bIns="0" anchor="ctr" anchorCtr="0" upright="1">
                          <a:noAutofit/>
                        </wps:bodyPr>
                      </wps:wsp>
                      <wps:wsp>
                        <wps:cNvPr id="7469" name="Rectangle 7218"/>
                        <wps:cNvSpPr>
                          <a:spLocks noChangeArrowheads="1"/>
                        </wps:cNvSpPr>
                        <wps:spPr bwMode="auto">
                          <a:xfrm rot="19988882">
                            <a:off x="2150110" y="2313940"/>
                            <a:ext cx="1080135" cy="579120"/>
                          </a:xfrm>
                          <a:prstGeom prst="rect">
                            <a:avLst/>
                          </a:prstGeom>
                          <a:solidFill>
                            <a:schemeClr val="bg1">
                              <a:lumMod val="85000"/>
                              <a:lumOff val="0"/>
                            </a:schemeClr>
                          </a:solidFill>
                          <a:ln w="12700">
                            <a:solidFill>
                              <a:schemeClr val="tx1">
                                <a:lumMod val="100000"/>
                                <a:lumOff val="0"/>
                              </a:schemeClr>
                            </a:solidFill>
                            <a:miter lim="800000"/>
                            <a:headEnd/>
                            <a:tailEnd/>
                          </a:ln>
                        </wps:spPr>
                        <wps:txbx>
                          <w:txbxContent>
                            <w:p w:rsidR="001E0B47" w:rsidRDefault="001E0B47" w:rsidP="002C3B8A">
                              <w:pPr>
                                <w:jc w:val="center"/>
                                <w:rPr>
                                  <w:rFonts w:ascii="Times New Roman" w:hAnsi="Times New Roman" w:cs="Times New Roman"/>
                                </w:rPr>
                              </w:pPr>
                              <w:r>
                                <w:rPr>
                                  <w:rFonts w:ascii="Times New Roman" w:hAnsi="Times New Roman" w:cs="Times New Roman"/>
                                </w:rPr>
                                <w:t>Część 2</w:t>
                              </w:r>
                            </w:p>
                            <w:p w:rsidR="001E0B47" w:rsidRPr="00836B1C" w:rsidRDefault="001E0B47" w:rsidP="002C3B8A">
                              <w:pPr>
                                <w:jc w:val="center"/>
                                <w:rPr>
                                  <w:rFonts w:ascii="Times New Roman" w:hAnsi="Times New Roman" w:cs="Times New Roman"/>
                                </w:rPr>
                              </w:pPr>
                              <w:r>
                                <w:rPr>
                                  <w:rFonts w:ascii="Times New Roman" w:hAnsi="Times New Roman" w:cs="Times New Roman"/>
                                </w:rPr>
                                <w:t>(idealna)</w:t>
                              </w:r>
                            </w:p>
                          </w:txbxContent>
                        </wps:txbx>
                        <wps:bodyPr rot="0" vert="horz" wrap="square" lIns="91440" tIns="45720" rIns="91440" bIns="45720" anchor="ctr" anchorCtr="0" upright="1">
                          <a:noAutofit/>
                        </wps:bodyPr>
                      </wps:wsp>
                      <wps:wsp>
                        <wps:cNvPr id="7470" name="Oval 7230"/>
                        <wps:cNvSpPr>
                          <a:spLocks noChangeArrowheads="1"/>
                        </wps:cNvSpPr>
                        <wps:spPr bwMode="auto">
                          <a:xfrm>
                            <a:off x="2047875" y="253428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71" name="Rectangle 7243"/>
                        <wps:cNvSpPr>
                          <a:spLocks noChangeArrowheads="1"/>
                        </wps:cNvSpPr>
                        <wps:spPr bwMode="auto">
                          <a:xfrm rot="20955794">
                            <a:off x="365125" y="4076700"/>
                            <a:ext cx="3547110"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2C3B8A">
                              <w:pPr>
                                <w:jc w:val="center"/>
                                <w:rPr>
                                  <w:rFonts w:ascii="Times New Roman" w:hAnsi="Times New Roman" w:cs="Times New Roman"/>
                                </w:rPr>
                              </w:pPr>
                            </w:p>
                            <w:p w:rsidR="001E0B47" w:rsidRPr="00C2080F" w:rsidRDefault="001E0B47" w:rsidP="002C3B8A">
                              <w:pPr>
                                <w:rPr>
                                  <w:rFonts w:ascii="Times New Roman" w:hAnsi="Times New Roman" w:cs="Times New Roman"/>
                                </w:rPr>
                              </w:pPr>
                            </w:p>
                          </w:txbxContent>
                        </wps:txbx>
                        <wps:bodyPr rot="0" vert="horz" wrap="square" lIns="91440" tIns="45720" rIns="91440" bIns="0" anchor="t" anchorCtr="0" upright="1">
                          <a:noAutofit/>
                        </wps:bodyPr>
                      </wps:wsp>
                      <wps:wsp>
                        <wps:cNvPr id="7472" name="AutoShape 7244"/>
                        <wps:cNvSpPr>
                          <a:spLocks noChangeArrowheads="1"/>
                        </wps:cNvSpPr>
                        <wps:spPr bwMode="auto">
                          <a:xfrm rot="20956737" flipH="1" flipV="1">
                            <a:off x="3076575" y="3763010"/>
                            <a:ext cx="1230630" cy="560070"/>
                          </a:xfrm>
                          <a:prstGeom prst="parallelogram">
                            <a:avLst>
                              <a:gd name="adj" fmla="val 31118"/>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Pr="00C2080F" w:rsidRDefault="001E0B47" w:rsidP="002C3B8A"/>
                          </w:txbxContent>
                        </wps:txbx>
                        <wps:bodyPr rot="0" vert="horz" wrap="square" lIns="0" tIns="0" rIns="0" bIns="0" anchor="ctr" anchorCtr="0" upright="1">
                          <a:noAutofit/>
                        </wps:bodyPr>
                      </wps:wsp>
                      <wps:wsp>
                        <wps:cNvPr id="7473" name="Rectangle 7245"/>
                        <wps:cNvSpPr>
                          <a:spLocks noChangeArrowheads="1"/>
                        </wps:cNvSpPr>
                        <wps:spPr bwMode="auto">
                          <a:xfrm rot="432903">
                            <a:off x="2096135" y="3780790"/>
                            <a:ext cx="1080135" cy="584200"/>
                          </a:xfrm>
                          <a:prstGeom prst="rect">
                            <a:avLst/>
                          </a:prstGeom>
                          <a:solidFill>
                            <a:schemeClr val="bg1">
                              <a:lumMod val="85000"/>
                              <a:lumOff val="0"/>
                            </a:schemeClr>
                          </a:solidFill>
                          <a:ln w="12700">
                            <a:solidFill>
                              <a:schemeClr val="tx1">
                                <a:lumMod val="100000"/>
                                <a:lumOff val="0"/>
                              </a:schemeClr>
                            </a:solidFill>
                            <a:miter lim="800000"/>
                            <a:headEnd/>
                            <a:tailEnd/>
                          </a:ln>
                        </wps:spPr>
                        <wps:txbx>
                          <w:txbxContent>
                            <w:p w:rsidR="001E0B47" w:rsidRDefault="001E0B47" w:rsidP="002C3B8A">
                              <w:pPr>
                                <w:jc w:val="center"/>
                                <w:rPr>
                                  <w:rFonts w:ascii="Times New Roman" w:hAnsi="Times New Roman" w:cs="Times New Roman"/>
                                </w:rPr>
                              </w:pPr>
                              <w:r>
                                <w:rPr>
                                  <w:rFonts w:ascii="Times New Roman" w:hAnsi="Times New Roman" w:cs="Times New Roman"/>
                                </w:rPr>
                                <w:t>Część 2</w:t>
                              </w:r>
                            </w:p>
                            <w:p w:rsidR="001E0B47" w:rsidRPr="00836B1C" w:rsidRDefault="001E0B47" w:rsidP="002C3B8A">
                              <w:pPr>
                                <w:jc w:val="center"/>
                                <w:rPr>
                                  <w:rFonts w:ascii="Times New Roman" w:hAnsi="Times New Roman" w:cs="Times New Roman"/>
                                </w:rPr>
                              </w:pPr>
                              <w:r>
                                <w:rPr>
                                  <w:rFonts w:ascii="Times New Roman" w:hAnsi="Times New Roman" w:cs="Times New Roman"/>
                                </w:rPr>
                                <w:t>(idealna)</w:t>
                              </w:r>
                            </w:p>
                          </w:txbxContent>
                        </wps:txbx>
                        <wps:bodyPr rot="0" vert="horz" wrap="square" lIns="91440" tIns="45720" rIns="91440" bIns="45720" anchor="ctr" anchorCtr="0" upright="1">
                          <a:noAutofit/>
                        </wps:bodyPr>
                      </wps:wsp>
                      <wps:wsp>
                        <wps:cNvPr id="7474" name="Rectangle 7246"/>
                        <wps:cNvSpPr>
                          <a:spLocks noChangeArrowheads="1"/>
                        </wps:cNvSpPr>
                        <wps:spPr bwMode="auto">
                          <a:xfrm>
                            <a:off x="398145" y="618490"/>
                            <a:ext cx="3547110"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2C3B8A">
                              <w:pPr>
                                <w:ind w:firstLine="708"/>
                                <w:rPr>
                                  <w:rFonts w:ascii="Times New Roman" w:hAnsi="Times New Roman" w:cs="Times New Roman"/>
                                </w:rPr>
                              </w:pPr>
                              <w:r>
                                <w:rPr>
                                  <w:rFonts w:ascii="Times New Roman" w:hAnsi="Times New Roman" w:cs="Times New Roman"/>
                                </w:rPr>
                                <w:t>C</w:t>
                              </w:r>
                              <w:r w:rsidRPr="00C2080F">
                                <w:rPr>
                                  <w:rFonts w:ascii="Times New Roman" w:hAnsi="Times New Roman" w:cs="Times New Roman"/>
                                </w:rPr>
                                <w:t>zęść</w:t>
                              </w:r>
                              <w:r>
                                <w:rPr>
                                  <w:rFonts w:ascii="Times New Roman" w:hAnsi="Times New Roman" w:cs="Times New Roman"/>
                                </w:rPr>
                                <w:t xml:space="preserve"> 1</w:t>
                              </w:r>
                              <w:r w:rsidRPr="00C2080F">
                                <w:rPr>
                                  <w:rFonts w:ascii="Times New Roman" w:hAnsi="Times New Roman" w:cs="Times New Roman"/>
                                </w:rPr>
                                <w:t>w łańcuchu</w:t>
                              </w:r>
                            </w:p>
                            <w:p w:rsidR="001E0B47" w:rsidRPr="00C2080F" w:rsidRDefault="001E0B47" w:rsidP="002C3B8A">
                              <w:pPr>
                                <w:ind w:left="708"/>
                                <w:rPr>
                                  <w:rFonts w:ascii="Times New Roman" w:hAnsi="Times New Roman" w:cs="Times New Roman"/>
                                </w:rPr>
                              </w:pPr>
                              <w:r>
                                <w:rPr>
                                  <w:rFonts w:ascii="Times New Roman" w:hAnsi="Times New Roman" w:cs="Times New Roman"/>
                                </w:rPr>
                                <w:t xml:space="preserve">        (idealna)</w:t>
                              </w:r>
                            </w:p>
                          </w:txbxContent>
                        </wps:txbx>
                        <wps:bodyPr rot="0" vert="horz" wrap="square" lIns="91440" tIns="45720" rIns="91440" bIns="0" anchor="t" anchorCtr="0" upright="1">
                          <a:noAutofit/>
                        </wps:bodyPr>
                      </wps:wsp>
                      <wps:wsp>
                        <wps:cNvPr id="7475" name="Rectangle 7247"/>
                        <wps:cNvSpPr>
                          <a:spLocks noChangeArrowheads="1"/>
                        </wps:cNvSpPr>
                        <wps:spPr bwMode="auto">
                          <a:xfrm>
                            <a:off x="2280285" y="36195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2C3B8A">
                              <w:pPr>
                                <w:rPr>
                                  <w:sz w:val="20"/>
                                </w:rPr>
                              </w:pPr>
                              <m:oMathPara>
                                <m:oMath>
                                  <m:r>
                                    <m:rPr>
                                      <m:sty m:val="p"/>
                                    </m:rPr>
                                    <w:rPr>
                                      <w:rFonts w:ascii="Cambria Math" w:hAnsi="Cambria Math"/>
                                      <w:sz w:val="20"/>
                                    </w:rPr>
                                    <m:t>A</m:t>
                                  </m:r>
                                </m:oMath>
                              </m:oMathPara>
                            </w:p>
                          </w:txbxContent>
                        </wps:txbx>
                        <wps:bodyPr rot="0" vert="horz" wrap="square" lIns="91440" tIns="45720" rIns="91440" bIns="45720" anchor="t" anchorCtr="0" upright="1">
                          <a:noAutofit/>
                        </wps:bodyPr>
                      </wps:wsp>
                      <wps:wsp>
                        <wps:cNvPr id="7476" name="Rectangle 7249"/>
                        <wps:cNvSpPr>
                          <a:spLocks noChangeArrowheads="1"/>
                        </wps:cNvSpPr>
                        <wps:spPr bwMode="auto">
                          <a:xfrm>
                            <a:off x="2503170" y="618490"/>
                            <a:ext cx="1080135" cy="539750"/>
                          </a:xfrm>
                          <a:prstGeom prst="rect">
                            <a:avLst/>
                          </a:prstGeom>
                          <a:solidFill>
                            <a:schemeClr val="bg1">
                              <a:lumMod val="85000"/>
                              <a:lumOff val="0"/>
                            </a:schemeClr>
                          </a:solidFill>
                          <a:ln w="12700">
                            <a:solidFill>
                              <a:schemeClr val="tx1">
                                <a:lumMod val="100000"/>
                                <a:lumOff val="0"/>
                              </a:schemeClr>
                            </a:solidFill>
                            <a:miter lim="800000"/>
                            <a:headEnd/>
                            <a:tailEnd/>
                          </a:ln>
                        </wps:spPr>
                        <wps:txbx>
                          <w:txbxContent>
                            <w:p w:rsidR="001E0B47" w:rsidRDefault="001E0B47" w:rsidP="002C3B8A">
                              <w:pPr>
                                <w:jc w:val="center"/>
                                <w:rPr>
                                  <w:rFonts w:ascii="Times New Roman" w:hAnsi="Times New Roman" w:cs="Times New Roman"/>
                                </w:rPr>
                              </w:pPr>
                              <w:r>
                                <w:rPr>
                                  <w:rFonts w:ascii="Times New Roman" w:hAnsi="Times New Roman" w:cs="Times New Roman"/>
                                </w:rPr>
                                <w:t>Część 2</w:t>
                              </w:r>
                            </w:p>
                            <w:p w:rsidR="001E0B47" w:rsidRPr="00836B1C" w:rsidRDefault="001E0B47" w:rsidP="002C3B8A">
                              <w:pPr>
                                <w:jc w:val="center"/>
                                <w:rPr>
                                  <w:rFonts w:ascii="Times New Roman" w:hAnsi="Times New Roman" w:cs="Times New Roman"/>
                                </w:rPr>
                              </w:pPr>
                              <w:r>
                                <w:rPr>
                                  <w:rFonts w:ascii="Times New Roman" w:hAnsi="Times New Roman" w:cs="Times New Roman"/>
                                </w:rPr>
                                <w:t>(idealna)</w:t>
                              </w:r>
                            </w:p>
                          </w:txbxContent>
                        </wps:txbx>
                        <wps:bodyPr rot="0" vert="horz" wrap="square" lIns="91440" tIns="45720" rIns="91440" bIns="45720" anchor="ctr" anchorCtr="0" upright="1">
                          <a:noAutofit/>
                        </wps:bodyPr>
                      </wps:wsp>
                      <wps:wsp>
                        <wps:cNvPr id="7477" name="Oval 7250"/>
                        <wps:cNvSpPr>
                          <a:spLocks noChangeArrowheads="1"/>
                        </wps:cNvSpPr>
                        <wps:spPr bwMode="auto">
                          <a:xfrm>
                            <a:off x="2461260" y="579120"/>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79" name="Rectangle 7251"/>
                        <wps:cNvSpPr>
                          <a:spLocks noChangeArrowheads="1"/>
                        </wps:cNvSpPr>
                        <wps:spPr bwMode="auto">
                          <a:xfrm>
                            <a:off x="36195" y="36195"/>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3551C4" w:rsidRDefault="001E0B47" w:rsidP="002C3B8A">
                              <w:pPr>
                                <w:rPr>
                                  <w:rFonts w:ascii="Times New Roman" w:hAnsi="Times New Roman" w:cs="Times New Roman"/>
                                </w:rPr>
                              </w:pPr>
                              <w:r w:rsidRPr="003551C4">
                                <w:rPr>
                                  <w:rFonts w:ascii="Times New Roman" w:hAnsi="Times New Roman" w:cs="Times New Roman"/>
                                </w:rPr>
                                <w:t>a)</w:t>
                              </w:r>
                            </w:p>
                          </w:txbxContent>
                        </wps:txbx>
                        <wps:bodyPr rot="0" vert="horz" wrap="square" lIns="91440" tIns="45720" rIns="91440" bIns="45720" anchor="t" anchorCtr="0" upright="1">
                          <a:noAutofit/>
                        </wps:bodyPr>
                      </wps:wsp>
                      <wps:wsp>
                        <wps:cNvPr id="7480" name="Rectangle 7252"/>
                        <wps:cNvSpPr>
                          <a:spLocks noChangeArrowheads="1"/>
                        </wps:cNvSpPr>
                        <wps:spPr bwMode="auto">
                          <a:xfrm>
                            <a:off x="3583305" y="615315"/>
                            <a:ext cx="904875"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2C3B8A">
                              <w:pPr>
                                <w:jc w:val="center"/>
                                <w:rPr>
                                  <w:rFonts w:ascii="Times New Roman" w:hAnsi="Times New Roman" w:cs="Times New Roman"/>
                                </w:rPr>
                              </w:pPr>
                            </w:p>
                            <w:p w:rsidR="001E0B47" w:rsidRPr="0069544B" w:rsidRDefault="001E0B47" w:rsidP="002C3B8A">
                              <w:pPr>
                                <w:rPr>
                                  <w:rFonts w:ascii="Times New Roman" w:hAnsi="Times New Roman" w:cs="Times New Roman"/>
                                  <w:b/>
                                </w:rPr>
                              </w:pPr>
                            </w:p>
                          </w:txbxContent>
                        </wps:txbx>
                        <wps:bodyPr rot="0" vert="horz" wrap="square" lIns="91440" tIns="45720" rIns="91440" bIns="0" anchor="t" anchorCtr="0" upright="1">
                          <a:noAutofit/>
                        </wps:bodyPr>
                      </wps:wsp>
                      <wps:wsp>
                        <wps:cNvPr id="7481" name="Rectangle 7253"/>
                        <wps:cNvSpPr>
                          <a:spLocks noChangeArrowheads="1"/>
                        </wps:cNvSpPr>
                        <wps:spPr bwMode="auto">
                          <a:xfrm>
                            <a:off x="1970405" y="347472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2C3B8A">
                              <w:pPr>
                                <w:rPr>
                                  <w:sz w:val="20"/>
                                </w:rPr>
                              </w:pPr>
                              <m:oMathPara>
                                <m:oMath>
                                  <m:sSup>
                                    <m:sSupPr>
                                      <m:ctrlPr>
                                        <w:rPr>
                                          <w:rFonts w:ascii="Cambria Math" w:hAnsi="Cambria Math"/>
                                          <w:sz w:val="20"/>
                                        </w:rPr>
                                      </m:ctrlPr>
                                    </m:sSupPr>
                                    <m:e>
                                      <m:r>
                                        <m:rPr>
                                          <m:sty m:val="p"/>
                                        </m:rPr>
                                        <w:rPr>
                                          <w:rFonts w:ascii="Cambria Math" w:hAnsi="Cambria Math"/>
                                          <w:sz w:val="20"/>
                                        </w:rPr>
                                        <m:t>A</m:t>
                                      </m:r>
                                    </m:e>
                                    <m:sup>
                                      <m:r>
                                        <m:rPr>
                                          <m:sty m:val="p"/>
                                        </m:rPr>
                                        <w:rPr>
                                          <w:rFonts w:ascii="Cambria Math" w:hAnsi="Cambria Math"/>
                                          <w:sz w:val="20"/>
                                        </w:rPr>
                                        <m:t>'</m:t>
                                      </m:r>
                                    </m:sup>
                                  </m:sSup>
                                </m:oMath>
                              </m:oMathPara>
                            </w:p>
                          </w:txbxContent>
                        </wps:txbx>
                        <wps:bodyPr rot="0" vert="horz" wrap="square" lIns="91440" tIns="45720" rIns="91440" bIns="45720" anchor="t" anchorCtr="0" upright="1">
                          <a:noAutofit/>
                        </wps:bodyPr>
                      </wps:wsp>
                      <wps:wsp>
                        <wps:cNvPr id="7482" name="Oval 7254"/>
                        <wps:cNvSpPr>
                          <a:spLocks noChangeArrowheads="1"/>
                        </wps:cNvSpPr>
                        <wps:spPr bwMode="auto">
                          <a:xfrm>
                            <a:off x="2099945" y="369252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83" name="Rectangle 7255"/>
                        <wps:cNvSpPr>
                          <a:spLocks noChangeArrowheads="1"/>
                        </wps:cNvSpPr>
                        <wps:spPr bwMode="auto">
                          <a:xfrm>
                            <a:off x="2750820" y="2859405"/>
                            <a:ext cx="2171700"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2C3B8A">
                              <w:r>
                                <w:rPr>
                                  <w:rFonts w:ascii="Times New Roman" w:hAnsi="Times New Roman" w:cs="Times New Roman"/>
                                  <w:sz w:val="20"/>
                                </w:rPr>
                                <w:t xml:space="preserve">Największy błąd kątowy orientacji części 2 nie powoduje największego przesunięcie liniowego punktu  </w:t>
                              </w:r>
                              <m:oMath>
                                <m:sSup>
                                  <m:sSupPr>
                                    <m:ctrlPr>
                                      <w:rPr>
                                        <w:rFonts w:ascii="Cambria Math"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oMath>
                            </w:p>
                            <w:p w:rsidR="001E0B47" w:rsidRPr="005F25AA" w:rsidRDefault="001E0B47" w:rsidP="002C3B8A">
                              <w:pPr>
                                <w:pStyle w:val="Tekstnormalny"/>
                                <w:spacing w:line="276" w:lineRule="auto"/>
                                <w:jc w:val="left"/>
                                <w:rPr>
                                  <w:sz w:val="20"/>
                                </w:rPr>
                              </w:pPr>
                            </w:p>
                            <w:p w:rsidR="001E0B47" w:rsidRDefault="001E0B47" w:rsidP="002C3B8A"/>
                          </w:txbxContent>
                        </wps:txbx>
                        <wps:bodyPr rot="0" vert="horz" wrap="square" lIns="91440" tIns="45720" rIns="91440" bIns="45720" anchor="t" anchorCtr="0" upright="1">
                          <a:noAutofit/>
                        </wps:bodyPr>
                      </wps:wsp>
                      <wps:wsp>
                        <wps:cNvPr id="7484" name="Rectangle 7256"/>
                        <wps:cNvSpPr>
                          <a:spLocks noChangeArrowheads="1"/>
                        </wps:cNvSpPr>
                        <wps:spPr bwMode="auto">
                          <a:xfrm>
                            <a:off x="2787015" y="4560570"/>
                            <a:ext cx="2135505" cy="796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0606AD" w:rsidRDefault="001E0B47" w:rsidP="002C3B8A">
                              <w:pPr>
                                <w:rPr>
                                  <w:sz w:val="20"/>
                                </w:rPr>
                              </w:pPr>
                              <w:r w:rsidRPr="000606AD">
                                <w:rPr>
                                  <w:rFonts w:ascii="Times New Roman" w:hAnsi="Times New Roman" w:cs="Times New Roman"/>
                                  <w:sz w:val="20"/>
                                </w:rPr>
                                <w:t xml:space="preserve">Największe przesunięcie liniowe punktu  </w:t>
                              </w:r>
                              <m:oMath>
                                <m:sSup>
                                  <m:sSupPr>
                                    <m:ctrlPr>
                                      <w:rPr>
                                        <w:rFonts w:ascii="Cambria Math" w:hAnsi="Cambria Math"/>
                                        <w:sz w:val="20"/>
                                      </w:rPr>
                                    </m:ctrlPr>
                                  </m:sSupPr>
                                  <m:e>
                                    <m:r>
                                      <m:rPr>
                                        <m:sty m:val="p"/>
                                      </m:rPr>
                                      <w:rPr>
                                        <w:rFonts w:ascii="Cambria Math" w:eastAsiaTheme="minorEastAsia" w:hAnsi="Cambria Math"/>
                                        <w:sz w:val="20"/>
                                      </w:rPr>
                                      <m:t>A</m:t>
                                    </m:r>
                                  </m:e>
                                  <m:sup>
                                    <m:r>
                                      <m:rPr>
                                        <m:sty m:val="p"/>
                                      </m:rPr>
                                      <w:rPr>
                                        <w:rFonts w:ascii="Cambria Math" w:eastAsiaTheme="minorEastAsia" w:hAnsi="Cambria Math"/>
                                        <w:sz w:val="20"/>
                                      </w:rPr>
                                      <m:t>'</m:t>
                                    </m:r>
                                  </m:sup>
                                </m:sSup>
                              </m:oMath>
                              <w:r w:rsidRPr="000606AD">
                                <w:rPr>
                                  <w:rFonts w:ascii="Times New Roman" w:eastAsiaTheme="minorEastAsia" w:hAnsi="Times New Roman" w:cs="Times New Roman"/>
                                  <w:sz w:val="20"/>
                                </w:rPr>
                                <w:t xml:space="preserve">w </w:t>
                              </w:r>
                              <w:r>
                                <w:rPr>
                                  <w:rFonts w:ascii="Times New Roman" w:eastAsiaTheme="minorEastAsia" w:hAnsi="Times New Roman" w:cs="Times New Roman"/>
                                  <w:sz w:val="20"/>
                                </w:rPr>
                                <w:t xml:space="preserve">pionie, w </w:t>
                              </w:r>
                              <w:r w:rsidRPr="000606AD">
                                <w:rPr>
                                  <w:rFonts w:ascii="Times New Roman" w:eastAsiaTheme="minorEastAsia" w:hAnsi="Times New Roman" w:cs="Times New Roman"/>
                                  <w:sz w:val="20"/>
                                </w:rPr>
                                <w:t>sytuacji, gdy kąt orientacji części 2 jest bardziej zbliżony do nominalnego</w:t>
                              </w:r>
                            </w:p>
                            <w:p w:rsidR="001E0B47" w:rsidRPr="005F25AA" w:rsidRDefault="001E0B47" w:rsidP="002C3B8A">
                              <w:pPr>
                                <w:pStyle w:val="Tekstnormalny"/>
                                <w:spacing w:line="276" w:lineRule="auto"/>
                                <w:jc w:val="left"/>
                                <w:rPr>
                                  <w:sz w:val="20"/>
                                </w:rPr>
                              </w:pPr>
                            </w:p>
                            <w:p w:rsidR="001E0B47" w:rsidRDefault="001E0B47" w:rsidP="002C3B8A"/>
                          </w:txbxContent>
                        </wps:txbx>
                        <wps:bodyPr rot="0" vert="horz" wrap="square" lIns="91440" tIns="45720" rIns="91440" bIns="45720" anchor="t" anchorCtr="0" upright="1">
                          <a:noAutofit/>
                        </wps:bodyPr>
                      </wps:wsp>
                      <wps:wsp>
                        <wps:cNvPr id="7485" name="AutoShape 7465"/>
                        <wps:cNvCnPr>
                          <a:cxnSpLocks noChangeShapeType="1"/>
                        </wps:cNvCnPr>
                        <wps:spPr bwMode="auto">
                          <a:xfrm flipV="1">
                            <a:off x="343535" y="3167380"/>
                            <a:ext cx="15119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6" name="AutoShape 7466"/>
                        <wps:cNvCnPr>
                          <a:cxnSpLocks noChangeShapeType="1"/>
                        </wps:cNvCnPr>
                        <wps:spPr bwMode="auto">
                          <a:xfrm flipV="1">
                            <a:off x="1028700" y="2583815"/>
                            <a:ext cx="1040130" cy="579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7" name="Rectangle 7467"/>
                        <wps:cNvSpPr>
                          <a:spLocks noChangeArrowheads="1"/>
                        </wps:cNvSpPr>
                        <wps:spPr bwMode="auto">
                          <a:xfrm>
                            <a:off x="289560" y="2606040"/>
                            <a:ext cx="133921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2A1F63" w:rsidRDefault="001E0B47" w:rsidP="002C3B8A">
                              <w:pPr>
                                <w:rPr>
                                  <w:sz w:val="24"/>
                                </w:rPr>
                              </w:pPr>
                              <w:r w:rsidRPr="002A1F63">
                                <w:rPr>
                                  <w:rFonts w:ascii="Times New Roman" w:hAnsi="Times New Roman" w:cs="Times New Roman"/>
                                </w:rPr>
                                <w:t>Część 1 w łańcuchu</w:t>
                              </w:r>
                            </w:p>
                            <w:p w:rsidR="001E0B47" w:rsidRPr="005F25AA" w:rsidRDefault="001E0B47" w:rsidP="002C3B8A">
                              <w:pPr>
                                <w:pStyle w:val="Tekstnormalny"/>
                                <w:spacing w:line="276" w:lineRule="auto"/>
                                <w:jc w:val="left"/>
                                <w:rPr>
                                  <w:sz w:val="20"/>
                                </w:rPr>
                              </w:pPr>
                            </w:p>
                            <w:p w:rsidR="001E0B47" w:rsidRDefault="001E0B47" w:rsidP="002C3B8A"/>
                          </w:txbxContent>
                        </wps:txbx>
                        <wps:bodyPr rot="0" vert="horz" wrap="square" lIns="91440" tIns="45720" rIns="91440" bIns="45720" anchor="t" anchorCtr="0" upright="1">
                          <a:noAutofit/>
                        </wps:bodyPr>
                      </wps:wsp>
                      <wps:wsp>
                        <wps:cNvPr id="7232" name="Arc 7468"/>
                        <wps:cNvSpPr>
                          <a:spLocks/>
                        </wps:cNvSpPr>
                        <wps:spPr bwMode="auto">
                          <a:xfrm>
                            <a:off x="766445" y="2914015"/>
                            <a:ext cx="760095" cy="252730"/>
                          </a:xfrm>
                          <a:custGeom>
                            <a:avLst/>
                            <a:gdLst>
                              <a:gd name="G0" fmla="+- 0 0 0"/>
                              <a:gd name="G1" fmla="+- 8367 0 0"/>
                              <a:gd name="G2" fmla="+- 21600 0 0"/>
                              <a:gd name="T0" fmla="*/ 19914 w 21600"/>
                              <a:gd name="T1" fmla="*/ 0 h 8367"/>
                              <a:gd name="T2" fmla="*/ 21600 w 21600"/>
                              <a:gd name="T3" fmla="*/ 8367 h 8367"/>
                              <a:gd name="T4" fmla="*/ 0 w 21600"/>
                              <a:gd name="T5" fmla="*/ 8367 h 8367"/>
                            </a:gdLst>
                            <a:ahLst/>
                            <a:cxnLst>
                              <a:cxn ang="0">
                                <a:pos x="T0" y="T1"/>
                              </a:cxn>
                              <a:cxn ang="0">
                                <a:pos x="T2" y="T3"/>
                              </a:cxn>
                              <a:cxn ang="0">
                                <a:pos x="T4" y="T5"/>
                              </a:cxn>
                            </a:cxnLst>
                            <a:rect l="0" t="0" r="r" b="b"/>
                            <a:pathLst>
                              <a:path w="21600" h="8367" fill="none" extrusionOk="0">
                                <a:moveTo>
                                  <a:pt x="19913" y="0"/>
                                </a:moveTo>
                                <a:cubicBezTo>
                                  <a:pt x="21026" y="2649"/>
                                  <a:pt x="21600" y="5493"/>
                                  <a:pt x="21600" y="8367"/>
                                </a:cubicBezTo>
                              </a:path>
                              <a:path w="21600" h="8367" stroke="0" extrusionOk="0">
                                <a:moveTo>
                                  <a:pt x="19913" y="0"/>
                                </a:moveTo>
                                <a:cubicBezTo>
                                  <a:pt x="21026" y="2649"/>
                                  <a:pt x="21600" y="5493"/>
                                  <a:pt x="21600" y="8367"/>
                                </a:cubicBezTo>
                                <a:lnTo>
                                  <a:pt x="0" y="836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3" name="Rectangle 7469"/>
                        <wps:cNvSpPr>
                          <a:spLocks noChangeArrowheads="1"/>
                        </wps:cNvSpPr>
                        <wps:spPr bwMode="auto">
                          <a:xfrm>
                            <a:off x="1266190" y="292735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2C3B8A">
                              <w:pPr>
                                <w:rPr>
                                  <w:sz w:val="20"/>
                                </w:rPr>
                              </w:pPr>
                              <m:oMathPara>
                                <m:oMath>
                                  <m:r>
                                    <m:rPr>
                                      <m:sty m:val="p"/>
                                    </m:rPr>
                                    <w:rPr>
                                      <w:rFonts w:ascii="Cambria Math" w:hAnsi="Cambria Math"/>
                                      <w:sz w:val="20"/>
                                    </w:rPr>
                                    <m:t>ϕ</m:t>
                                  </m:r>
                                </m:oMath>
                              </m:oMathPara>
                            </w:p>
                          </w:txbxContent>
                        </wps:txbx>
                        <wps:bodyPr rot="0" vert="horz" wrap="square" lIns="91440" tIns="45720" rIns="91440" bIns="45720" anchor="t" anchorCtr="0" upright="1">
                          <a:noAutofit/>
                        </wps:bodyPr>
                      </wps:wsp>
                      <wps:wsp>
                        <wps:cNvPr id="7234" name="Rectangle 7470"/>
                        <wps:cNvSpPr>
                          <a:spLocks noChangeArrowheads="1"/>
                        </wps:cNvSpPr>
                        <wps:spPr bwMode="auto">
                          <a:xfrm>
                            <a:off x="325755" y="4379595"/>
                            <a:ext cx="133921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2A1F63" w:rsidRDefault="001E0B47" w:rsidP="002C3B8A">
                              <w:pPr>
                                <w:rPr>
                                  <w:sz w:val="24"/>
                                </w:rPr>
                              </w:pPr>
                              <w:r w:rsidRPr="002A1F63">
                                <w:rPr>
                                  <w:rFonts w:ascii="Times New Roman" w:hAnsi="Times New Roman" w:cs="Times New Roman"/>
                                </w:rPr>
                                <w:t>Część 1 w łańcuchu</w:t>
                              </w:r>
                            </w:p>
                            <w:p w:rsidR="001E0B47" w:rsidRPr="005F25AA" w:rsidRDefault="001E0B47" w:rsidP="002C3B8A">
                              <w:pPr>
                                <w:pStyle w:val="Tekstnormalny"/>
                                <w:spacing w:line="276" w:lineRule="auto"/>
                                <w:jc w:val="left"/>
                                <w:rPr>
                                  <w:sz w:val="20"/>
                                </w:rPr>
                              </w:pPr>
                            </w:p>
                            <w:p w:rsidR="001E0B47" w:rsidRDefault="001E0B47" w:rsidP="002C3B8A"/>
                          </w:txbxContent>
                        </wps:txbx>
                        <wps:bodyPr rot="0" vert="horz" wrap="square" lIns="91440" tIns="45720" rIns="91440" bIns="45720" anchor="t" anchorCtr="0" upright="1">
                          <a:noAutofit/>
                        </wps:bodyPr>
                      </wps:wsp>
                      <wps:wsp>
                        <wps:cNvPr id="7235" name="AutoShape 7471"/>
                        <wps:cNvCnPr>
                          <a:cxnSpLocks noChangeShapeType="1"/>
                        </wps:cNvCnPr>
                        <wps:spPr bwMode="auto">
                          <a:xfrm flipV="1">
                            <a:off x="443865" y="4944110"/>
                            <a:ext cx="15119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36" name="AutoShape 7472"/>
                        <wps:cNvCnPr>
                          <a:cxnSpLocks noChangeShapeType="1"/>
                        </wps:cNvCnPr>
                        <wps:spPr bwMode="auto">
                          <a:xfrm flipV="1">
                            <a:off x="1811655" y="3728085"/>
                            <a:ext cx="323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37" name="AutoShape 7473"/>
                        <wps:cNvCnPr>
                          <a:cxnSpLocks noChangeShapeType="1"/>
                        </wps:cNvCnPr>
                        <wps:spPr bwMode="auto">
                          <a:xfrm flipH="1" flipV="1">
                            <a:off x="1881505" y="3728085"/>
                            <a:ext cx="635" cy="12242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238" name="Rectangle 7474"/>
                        <wps:cNvSpPr>
                          <a:spLocks noChangeArrowheads="1"/>
                        </wps:cNvSpPr>
                        <wps:spPr bwMode="auto">
                          <a:xfrm>
                            <a:off x="2967990" y="1194435"/>
                            <a:ext cx="155638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2C3B8A">
                              <w:r>
                                <w:rPr>
                                  <w:rFonts w:ascii="Times New Roman" w:hAnsi="Times New Roman" w:cs="Times New Roman"/>
                                  <w:sz w:val="20"/>
                                </w:rPr>
                                <w:t>Miejsce połączenia części</w:t>
                              </w:r>
                            </w:p>
                            <w:p w:rsidR="001E0B47" w:rsidRPr="005F25AA" w:rsidRDefault="001E0B47" w:rsidP="002C3B8A">
                              <w:pPr>
                                <w:pStyle w:val="Tekstnormalny"/>
                                <w:spacing w:line="276" w:lineRule="auto"/>
                                <w:jc w:val="left"/>
                                <w:rPr>
                                  <w:sz w:val="20"/>
                                </w:rPr>
                              </w:pPr>
                            </w:p>
                            <w:p w:rsidR="001E0B47" w:rsidRDefault="001E0B47" w:rsidP="002C3B8A"/>
                          </w:txbxContent>
                        </wps:txbx>
                        <wps:bodyPr rot="0" vert="horz" wrap="square" lIns="91440" tIns="45720" rIns="91440" bIns="45720" anchor="t" anchorCtr="0" upright="1">
                          <a:noAutofit/>
                        </wps:bodyPr>
                      </wps:wsp>
                      <wps:wsp>
                        <wps:cNvPr id="7239" name="Rectangle 7475" descr="Szeroki ukośny w dół"/>
                        <wps:cNvSpPr>
                          <a:spLocks noChangeArrowheads="1"/>
                        </wps:cNvSpPr>
                        <wps:spPr bwMode="auto">
                          <a:xfrm>
                            <a:off x="3591560" y="709930"/>
                            <a:ext cx="108585" cy="361950"/>
                          </a:xfrm>
                          <a:prstGeom prst="rect">
                            <a:avLst/>
                          </a:prstGeom>
                          <a:pattFill prst="wdDnDiag">
                            <a:fgClr>
                              <a:srgbClr val="000000"/>
                            </a:fgClr>
                            <a:bgClr>
                              <a:schemeClr val="bg1">
                                <a:lumMod val="75000"/>
                                <a:lumOff val="0"/>
                              </a:schemeClr>
                            </a:bgClr>
                          </a:pattFill>
                          <a:ln>
                            <a:noFill/>
                          </a:ln>
                          <a:extLst>
                            <a:ext uri="{91240B29-F687-4F45-9708-019B960494DF}">
                              <a14:hiddenLine xmlns:a14="http://schemas.microsoft.com/office/drawing/2010/main" w="9525">
                                <a:pattFill prst="pct5">
                                  <a:fgClr>
                                    <a:srgbClr val="000000"/>
                                  </a:fgClr>
                                  <a:bgClr>
                                    <a:schemeClr val="bg1">
                                      <a:lumMod val="50000"/>
                                      <a:lumOff val="0"/>
                                    </a:schemeClr>
                                  </a:bgClr>
                                </a:patt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Kanwa 7215" o:spid="_x0000_s1187" editas="canvas" style="width:390.45pt;height:424.65pt;mso-position-horizontal-relative:char;mso-position-vertical-relative:line" coordsize="49587,5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">
                <v:shape id="_x0000_s1188" type="#_x0000_t75" style="position:absolute;width:49587;height:53930;visibility:visible;mso-wrap-style:square">
                  <v:fill o:detectmouseclick="t"/>
                  <v:path o:connecttype="none"/>
                </v:shape>
                <v:rect id="Rectangle 7223" o:spid="_x0000_s1189" style="position:absolute;left:2565;top:23031;width:35471;height:5397;rotation:-70364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80sUA&#10;AADdAAAADwAAAGRycy9kb3ducmV2LnhtbESPQWsCMRSE7wX/Q3hCbzVrWa1sjSJFi1I8aNv76+a5&#10;Wdy8LEnU3X9vCoUeh5n5hpkvO9uIK/lQO1YwHmUgiEuna64UfH1unmYgQkTW2DgmBT0FWC4GD3Ms&#10;tLvxga7HWIkE4VCgAhNjW0gZSkMWw8i1xMk7OW8xJukrqT3eEtw28jnLptJizWnBYEtvhsrz8WIV&#10;5PrSTz7Wq9797PbfM3nKjX93Sj0Ou9UriEhd/A//tbdawUs+zeH3TXo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nzSxQAAAN0AAAAPAAAAAAAAAAAAAAAAAJgCAABkcnMv&#10;ZG93bnJldi54bWxQSwUGAAAAAAQABAD1AAAAigMAAAAA&#10;" fillcolor="#bfbfbf [2412]" strokecolor="black [3213]" strokeweight="1pt">
                  <v:textbox inset=",,,0">
                    <w:txbxContent>
                      <w:p w:rsidR="001E0B47" w:rsidRDefault="001E0B47" w:rsidP="002C3B8A">
                        <w:pPr>
                          <w:jc w:val="center"/>
                          <w:rPr>
                            <w:rFonts w:ascii="Times New Roman" w:hAnsi="Times New Roman" w:cs="Times New Roman"/>
                          </w:rPr>
                        </w:pPr>
                      </w:p>
                      <w:p w:rsidR="001E0B47" w:rsidRDefault="001E0B47" w:rsidP="002C3B8A">
                        <w:pPr>
                          <w:rPr>
                            <w:rFonts w:ascii="Times New Roman" w:hAnsi="Times New Roman" w:cs="Times New Roman"/>
                          </w:rPr>
                        </w:pPr>
                        <w:r>
                          <w:rPr>
                            <w:rFonts w:ascii="Times New Roman" w:hAnsi="Times New Roman" w:cs="Times New Roman"/>
                          </w:rPr>
                          <w:t xml:space="preserve">             </w:t>
                        </w:r>
                      </w:p>
                    </w:txbxContent>
                  </v:textbox>
                </v:rect>
                <v:rect id="Rectangle 7229" o:spid="_x0000_s1190" style="position:absolute;left:19183;top:23164;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3vXccA&#10;AADdAAAADwAAAGRycy9kb3ducmV2LnhtbESPQWvCQBSE74L/YXlCL1I3LdWW1FWKUBpEkCbq+ZF9&#10;JsHs25jdJvHfdwtCj8PMfMMs14OpRUetqywreJpFIIhzqysuFByyz8c3EM4ja6wtk4IbOVivxqMl&#10;xtr2/E1d6gsRIOxiVFB638RSurwkg25mG+LgnW1r0AfZFlK32Ae4qeVzFC2kwYrDQokNbUrKL+mP&#10;UdDn++6U7b7kfnpKLF+T6yY9bpV6mAwf7yA8Df4/fG8nWsHry2IOf2/C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9713HAAAA3QAAAA8AAAAAAAAAAAAAAAAAmAIAAGRy&#10;cy9kb3ducmV2LnhtbFBLBQYAAAAABAAEAPUAAACMAwAAAAA=&#10;" filled="f" stroked="f">
                  <v:textbox>
                    <w:txbxContent>
                      <w:p w:rsidR="001E0B47" w:rsidRPr="005A0238" w:rsidRDefault="001E0B47" w:rsidP="002C3B8A">
                        <w:pPr>
                          <w:rPr>
                            <w:sz w:val="20"/>
                          </w:rPr>
                        </w:pPr>
                        <m:oMathPara>
                          <m:oMath>
                            <m:sSup>
                              <m:sSupPr>
                                <m:ctrlPr>
                                  <w:rPr>
                                    <w:rFonts w:ascii="Cambria Math" w:hAnsi="Cambria Math"/>
                                    <w:sz w:val="20"/>
                                  </w:rPr>
                                </m:ctrlPr>
                              </m:sSupPr>
                              <m:e>
                                <m:r>
                                  <m:rPr>
                                    <m:sty m:val="p"/>
                                  </m:rPr>
                                  <w:rPr>
                                    <w:rFonts w:ascii="Cambria Math" w:hAnsi="Cambria Math"/>
                                    <w:sz w:val="20"/>
                                  </w:rPr>
                                  <m:t>A</m:t>
                                </m:r>
                              </m:e>
                              <m:sup>
                                <m:r>
                                  <m:rPr>
                                    <m:sty m:val="p"/>
                                  </m:rPr>
                                  <w:rPr>
                                    <w:rFonts w:ascii="Cambria Math" w:hAnsi="Cambria Math"/>
                                    <w:sz w:val="20"/>
                                  </w:rPr>
                                  <m:t>'</m:t>
                                </m:r>
                              </m:sup>
                            </m:sSup>
                          </m:oMath>
                        </m:oMathPara>
                      </w:p>
                    </w:txbxContent>
                  </v:textbox>
                </v:rect>
                <v:rect id="Rectangle 7240" o:spid="_x0000_s1191" style="position:absolute;left:361;top:17011;width:325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9xKsYA&#10;AADdAAAADwAAAGRycy9kb3ducmV2LnhtbESPQWvCQBSE7wX/w/IEL0U3LZKW1FVEKA0iSGP1/Mi+&#10;JsHs25hdk/jvXaHQ4zAz3zCL1WBq0VHrKssKXmYRCOLc6ooLBT+Hz+k7COeRNdaWScGNHKyWo6cF&#10;Jtr2/E1d5gsRIOwSVFB63yRSurwkg25mG+Lg/drWoA+yLaRusQ9wU8vXKIqlwYrDQokNbUrKz9nV&#10;KOjzfXc67L7k/vmUWr6kl0123Co1GQ/rDxCeBv8f/munWsHbPI7h8SY8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9xKsYAAADdAAAADwAAAAAAAAAAAAAAAACYAgAAZHJz&#10;L2Rvd25yZXYueG1sUEsFBgAAAAAEAAQA9QAAAIsDAAAAAA==&#10;" filled="f" stroked="f">
                  <v:textbox>
                    <w:txbxContent>
                      <w:p w:rsidR="001E0B47" w:rsidRPr="003551C4" w:rsidRDefault="001E0B47" w:rsidP="002C3B8A">
                        <w:pPr>
                          <w:rPr>
                            <w:rFonts w:ascii="Times New Roman" w:hAnsi="Times New Roman" w:cs="Times New Roman"/>
                          </w:rPr>
                        </w:pPr>
                        <w:r>
                          <w:rPr>
                            <w:rFonts w:ascii="Times New Roman" w:hAnsi="Times New Roman" w:cs="Times New Roman"/>
                          </w:rPr>
                          <w:t>b</w:t>
                        </w:r>
                        <w:r w:rsidRPr="003551C4">
                          <w:rPr>
                            <w:rFonts w:ascii="Times New Roman" w:hAnsi="Times New Roman" w:cs="Times New Roman"/>
                          </w:rPr>
                          <w:t>)</w:t>
                        </w:r>
                      </w:p>
                    </w:txbxContent>
                  </v:textbox>
                </v:rect>
                <v:rect id="Rectangle 7241" o:spid="_x0000_s1192" style="position:absolute;left:361;top:34023;width:325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UscYA&#10;AADdAAAADwAAAGRycy9kb3ducmV2LnhtbESP3WrCQBSE7wu+w3IEb4pulKISXUWE0lAKYvy5PmSP&#10;STB7Nma3Sfr23ULBy2FmvmHW295UoqXGlZYVTCcRCOLM6pJzBefT+3gJwnlkjZVlUvBDDrabwcsa&#10;Y207PlKb+lwECLsYFRTe17GULivIoJvYmjh4N9sY9EE2udQNdgFuKjmLork0WHJYKLCmfUHZPf02&#10;Crrs0F5PXx/y8HpNLD+Sxz69fCo1Gva7FQhPvX+G/9uJVrB4my/g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PUscYAAADdAAAADwAAAAAAAAAAAAAAAACYAgAAZHJz&#10;L2Rvd25yZXYueG1sUEsFBgAAAAAEAAQA9QAAAIsDAAAAAA==&#10;" filled="f" stroked="f">
                  <v:textbox>
                    <w:txbxContent>
                      <w:p w:rsidR="001E0B47" w:rsidRPr="003551C4" w:rsidRDefault="001E0B47" w:rsidP="002C3B8A">
                        <w:pPr>
                          <w:rPr>
                            <w:rFonts w:ascii="Times New Roman" w:hAnsi="Times New Roman" w:cs="Times New Roman"/>
                          </w:rPr>
                        </w:pPr>
                        <w:r>
                          <w:rPr>
                            <w:rFonts w:ascii="Times New Roman" w:hAnsi="Times New Roman" w:cs="Times New Roman"/>
                          </w:rPr>
                          <w:t>c</w:t>
                        </w:r>
                        <w:r w:rsidRPr="003551C4">
                          <w:rPr>
                            <w:rFonts w:ascii="Times New Roman" w:hAnsi="Times New Roman" w:cs="Times New Roman"/>
                          </w:rPr>
                          <w:t>)</w:t>
                        </w:r>
                      </w:p>
                    </w:txbxContent>
                  </v:textbox>
                </v:rect>
                <v:shape id="AutoShape 7242" o:spid="_x0000_s1193" type="#_x0000_t7" style="position:absolute;left:30765;top:19907;width:12307;height:5429;rotation:702615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wsYA&#10;AADdAAAADwAAAGRycy9kb3ducmV2LnhtbESPTWvCQBCG7wX/wzKCt7qxBCvRVcQqiLQHPw4ex+yY&#10;BLOzIbtq/PedQ6HH4Z33mWdmi87V6kFtqDwbGA0TUMS5txUXBk7HzfsEVIjIFmvPZOBFARbz3tsM&#10;M+ufvKfHIRZKIBwyNFDG2GRah7wkh2HoG2LJrr51GGVsC21bfArc1fojScbaYcVyocSGViXlt8Pd&#10;iQbv1mn39a33l20+ep1259v5JzVm0O+WU1CRuvi//NfeWgOf6Vh05RtB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UwsYAAADdAAAADwAAAAAAAAAAAAAAAACYAgAAZHJz&#10;L2Rvd25yZXYueG1sUEsFBgAAAAAEAAQA9QAAAIsDAAAAAA==&#10;" adj="2823" fillcolor="#bfbfbf [2412]" strokecolor="black [3213]" strokeweight="1pt">
                  <v:textbox inset="0,0,0,0">
                    <w:txbxContent>
                      <w:p w:rsidR="001E0B47" w:rsidRPr="00C2080F" w:rsidRDefault="001E0B47" w:rsidP="002C3B8A"/>
                    </w:txbxContent>
                  </v:textbox>
                </v:shape>
                <v:rect id="Rectangle 7218" o:spid="_x0000_s1194" style="position:absolute;left:21501;top:23139;width:10801;height:5791;rotation:-175977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yTsIA&#10;AADdAAAADwAAAGRycy9kb3ducmV2LnhtbESPS2sCMRSF94X+h3AL7mpGKTqORhGhtlsfG3eXyXUy&#10;OLkZkzgz/vumUOjycB4fZ7UZbCM68qF2rGAyzkAQl07XXCk4nz7fcxAhImtsHJOCJwXYrF9fVlho&#10;1/OBumOsRBrhUKACE2NbSBlKQxbD2LXEybs6bzEm6SupPfZp3DZymmUzabHmRDDY0s5QeTs+bILk&#10;vPA9m3mWH7r7F+EU95e9UqO3YbsEEWmI/+G/9rdWMP+YLeD3TXoC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3JOwgAAAN0AAAAPAAAAAAAAAAAAAAAAAJgCAABkcnMvZG93&#10;bnJldi54bWxQSwUGAAAAAAQABAD1AAAAhwMAAAAA&#10;" fillcolor="#d8d8d8 [2732]" strokecolor="black [3213]" strokeweight="1pt">
                  <v:textbox>
                    <w:txbxContent>
                      <w:p w:rsidR="001E0B47" w:rsidRDefault="001E0B47" w:rsidP="002C3B8A">
                        <w:pPr>
                          <w:jc w:val="center"/>
                          <w:rPr>
                            <w:rFonts w:ascii="Times New Roman" w:hAnsi="Times New Roman" w:cs="Times New Roman"/>
                          </w:rPr>
                        </w:pPr>
                        <w:r>
                          <w:rPr>
                            <w:rFonts w:ascii="Times New Roman" w:hAnsi="Times New Roman" w:cs="Times New Roman"/>
                          </w:rPr>
                          <w:t>Część 2</w:t>
                        </w:r>
                      </w:p>
                      <w:p w:rsidR="001E0B47" w:rsidRPr="00836B1C" w:rsidRDefault="001E0B47" w:rsidP="002C3B8A">
                        <w:pPr>
                          <w:jc w:val="center"/>
                          <w:rPr>
                            <w:rFonts w:ascii="Times New Roman" w:hAnsi="Times New Roman" w:cs="Times New Roman"/>
                          </w:rPr>
                        </w:pPr>
                        <w:r>
                          <w:rPr>
                            <w:rFonts w:ascii="Times New Roman" w:hAnsi="Times New Roman" w:cs="Times New Roman"/>
                          </w:rPr>
                          <w:t>(idealna)</w:t>
                        </w:r>
                      </w:p>
                    </w:txbxContent>
                  </v:textbox>
                </v:rect>
                <v:oval id="Oval 7230" o:spid="_x0000_s1195" style="position:absolute;left:20478;top:25342;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rLwsQA&#10;AADdAAAADwAAAGRycy9kb3ducmV2LnhtbERPyW7CMBC9I/UfrKnUGzhUKKCAQWmlSi1waVjOQzwk&#10;pvE4jV1I/74+IPX49PbFqreNuFLnjWMF41ECgrh02nClYL97G85A+ICssXFMCn7Jw2r5MFhgpt2N&#10;P+lahErEEPYZKqhDaDMpfVmTRT9yLXHkzq6zGCLsKqk7vMVw28jnJEmlRcOxocaWXmsqv4ofqyD/&#10;MMXapNvN4Tj51i+Xkw9pXir19NjncxCB+vAvvrvftYLpZBr3xzfx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6y8LEAAAA3QAAAA8AAAAAAAAAAAAAAAAAmAIAAGRycy9k&#10;b3ducmV2LnhtbFBLBQYAAAAABAAEAPUAAACJAwAAAAA=&#10;" fillcolor="black [3213]"/>
                <v:rect id="Rectangle 7243" o:spid="_x0000_s1196" style="position:absolute;left:3651;top:40767;width:35471;height:5397;rotation:-70364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xJl8UA&#10;AADdAAAADwAAAGRycy9kb3ducmV2LnhtbESPQWsCMRSE74X+h/AKvWlWWausRpFiS0vxUKv35+a5&#10;Wbp5WZKou//eFIQeh5n5hlmsOtuIC/lQO1YwGmYgiEuna64U7H/eBjMQISJrbByTgp4CrJaPDwss&#10;tLvyN112sRIJwqFABSbGtpAylIYshqFriZN3ct5iTNJXUnu8Jrht5DjLXqTFmtOCwZZeDZW/u7NV&#10;kOtzP/narHt3/NweZvKUG//ulHp+6tZzEJG6+B++tz+0gmk+HcHfm/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EmXxQAAAN0AAAAPAAAAAAAAAAAAAAAAAJgCAABkcnMv&#10;ZG93bnJldi54bWxQSwUGAAAAAAQABAD1AAAAigMAAAAA&#10;" fillcolor="#bfbfbf [2412]" strokecolor="black [3213]" strokeweight="1pt">
                  <v:textbox inset=",,,0">
                    <w:txbxContent>
                      <w:p w:rsidR="001E0B47" w:rsidRDefault="001E0B47" w:rsidP="002C3B8A">
                        <w:pPr>
                          <w:jc w:val="center"/>
                          <w:rPr>
                            <w:rFonts w:ascii="Times New Roman" w:hAnsi="Times New Roman" w:cs="Times New Roman"/>
                          </w:rPr>
                        </w:pPr>
                      </w:p>
                      <w:p w:rsidR="001E0B47" w:rsidRPr="00C2080F" w:rsidRDefault="001E0B47" w:rsidP="002C3B8A">
                        <w:pPr>
                          <w:rPr>
                            <w:rFonts w:ascii="Times New Roman" w:hAnsi="Times New Roman" w:cs="Times New Roman"/>
                          </w:rPr>
                        </w:pPr>
                      </w:p>
                    </w:txbxContent>
                  </v:textbox>
                </v:rect>
                <v:shape id="AutoShape 7244" o:spid="_x0000_s1197" type="#_x0000_t7" style="position:absolute;left:30765;top:37630;width:12307;height:5600;rotation:-702615fd;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K6jscA&#10;AADdAAAADwAAAGRycy9kb3ducmV2LnhtbESPzW7CMBCE75V4B2uRuFTgFKECAYNQI9ReOPDzAIu9&#10;JBHxOsSGpH36ulIljqOZ+UazXHe2Eg9qfOlYwdsoAUGsnSk5V3A6boczED4gG6wck4Jv8rBe9V6W&#10;mBrX8p4eh5CLCGGfooIihDqV0uuCLPqRq4mjd3GNxRBlk0vTYBvhtpLjJHmXFkuOCwXW9FGQvh7u&#10;VkEVdJZNsk073/28zvXnFv15d1Nq0O82CxCBuvAM/7e/jILpZDqG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Cuo7HAAAA3QAAAA8AAAAAAAAAAAAAAAAAmAIAAGRy&#10;cy9kb3ducmV2LnhtbFBLBQYAAAAABAAEAPUAAACMAwAAAAA=&#10;" adj="3059" fillcolor="#bfbfbf [2412]" strokecolor="black [3213]" strokeweight="1pt">
                  <v:textbox inset="0,0,0,0">
                    <w:txbxContent>
                      <w:p w:rsidR="001E0B47" w:rsidRPr="00C2080F" w:rsidRDefault="001E0B47" w:rsidP="002C3B8A"/>
                    </w:txbxContent>
                  </v:textbox>
                </v:shape>
                <v:rect id="Rectangle 7245" o:spid="_x0000_s1198" style="position:absolute;left:20961;top:37807;width:10801;height:5842;rotation:47284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bQscA&#10;AADdAAAADwAAAGRycy9kb3ducmV2LnhtbESPQWvCQBSE74X+h+UJvdWNVapEV5FCrAcPdSuKt0f2&#10;mQSzb0N2q9Ff7xYKPQ4z8w0zW3S2FhdqfeVYwaCfgCDOnam4ULD7zl4nIHxANlg7JgU38rCYPz/N&#10;MDXuylu66FCICGGfooIyhCaV0uclWfR91xBH7+RaiyHKtpCmxWuE21q+Jcm7tFhxXCixoY+S8rP+&#10;sQryw1Af9EqvkszvJ5/3zTKzxy+lXnrdcgoiUBf+w3/ttVEwHo2H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sG0LHAAAA3QAAAA8AAAAAAAAAAAAAAAAAmAIAAGRy&#10;cy9kb3ducmV2LnhtbFBLBQYAAAAABAAEAPUAAACMAwAAAAA=&#10;" fillcolor="#d8d8d8 [2732]" strokecolor="black [3213]" strokeweight="1pt">
                  <v:textbox>
                    <w:txbxContent>
                      <w:p w:rsidR="001E0B47" w:rsidRDefault="001E0B47" w:rsidP="002C3B8A">
                        <w:pPr>
                          <w:jc w:val="center"/>
                          <w:rPr>
                            <w:rFonts w:ascii="Times New Roman" w:hAnsi="Times New Roman" w:cs="Times New Roman"/>
                          </w:rPr>
                        </w:pPr>
                        <w:r>
                          <w:rPr>
                            <w:rFonts w:ascii="Times New Roman" w:hAnsi="Times New Roman" w:cs="Times New Roman"/>
                          </w:rPr>
                          <w:t>Część 2</w:t>
                        </w:r>
                      </w:p>
                      <w:p w:rsidR="001E0B47" w:rsidRPr="00836B1C" w:rsidRDefault="001E0B47" w:rsidP="002C3B8A">
                        <w:pPr>
                          <w:jc w:val="center"/>
                          <w:rPr>
                            <w:rFonts w:ascii="Times New Roman" w:hAnsi="Times New Roman" w:cs="Times New Roman"/>
                          </w:rPr>
                        </w:pPr>
                        <w:r>
                          <w:rPr>
                            <w:rFonts w:ascii="Times New Roman" w:hAnsi="Times New Roman" w:cs="Times New Roman"/>
                          </w:rPr>
                          <w:t>(idealna)</w:t>
                        </w:r>
                      </w:p>
                    </w:txbxContent>
                  </v:textbox>
                </v:rect>
                <v:rect id="Rectangle 7246" o:spid="_x0000_s1199" style="position:absolute;left:3981;top:6184;width:35471;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eu8cA&#10;AADdAAAADwAAAGRycy9kb3ducmV2LnhtbESPT2sCMRTE74V+h/AKvdWsRVRWo0ipWAoeqqIen5u3&#10;f3DzsmyiRj+9EYQeh5n5DTOeBlOLM7Wusqyg20lAEGdWV1wo2KznH0MQziNrrC2Tgis5mE5eX8aY&#10;anvhPzqvfCEihF2KCkrvm1RKl5Vk0HVsQxy93LYGfZRtIXWLlwg3tfxMkr40WHFcKLGhr5Ky4+pk&#10;FPzu8uM+6NNyu/jeXsOiuc3zw02p97cwG4HwFPx/+Nn+0QoGvUEPHm/iE5C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XHrvHAAAA3QAAAA8AAAAAAAAAAAAAAAAAmAIAAGRy&#10;cy9kb3ducmV2LnhtbFBLBQYAAAAABAAEAPUAAACMAwAAAAA=&#10;" fillcolor="#bfbfbf [2412]" strokecolor="black [3213]" strokeweight="1pt">
                  <v:textbox inset=",,,0">
                    <w:txbxContent>
                      <w:p w:rsidR="001E0B47" w:rsidRDefault="001E0B47" w:rsidP="002C3B8A">
                        <w:pPr>
                          <w:ind w:firstLine="708"/>
                          <w:rPr>
                            <w:rFonts w:ascii="Times New Roman" w:hAnsi="Times New Roman" w:cs="Times New Roman"/>
                          </w:rPr>
                        </w:pPr>
                        <w:r>
                          <w:rPr>
                            <w:rFonts w:ascii="Times New Roman" w:hAnsi="Times New Roman" w:cs="Times New Roman"/>
                          </w:rPr>
                          <w:t>C</w:t>
                        </w:r>
                        <w:r w:rsidRPr="00C2080F">
                          <w:rPr>
                            <w:rFonts w:ascii="Times New Roman" w:hAnsi="Times New Roman" w:cs="Times New Roman"/>
                          </w:rPr>
                          <w:t>zęść</w:t>
                        </w:r>
                        <w:r>
                          <w:rPr>
                            <w:rFonts w:ascii="Times New Roman" w:hAnsi="Times New Roman" w:cs="Times New Roman"/>
                          </w:rPr>
                          <w:t xml:space="preserve"> 1</w:t>
                        </w:r>
                        <w:r w:rsidRPr="00C2080F">
                          <w:rPr>
                            <w:rFonts w:ascii="Times New Roman" w:hAnsi="Times New Roman" w:cs="Times New Roman"/>
                          </w:rPr>
                          <w:t>w łańcuchu</w:t>
                        </w:r>
                      </w:p>
                      <w:p w:rsidR="001E0B47" w:rsidRPr="00C2080F" w:rsidRDefault="001E0B47" w:rsidP="002C3B8A">
                        <w:pPr>
                          <w:ind w:left="708"/>
                          <w:rPr>
                            <w:rFonts w:ascii="Times New Roman" w:hAnsi="Times New Roman" w:cs="Times New Roman"/>
                          </w:rPr>
                        </w:pPr>
                        <w:r>
                          <w:rPr>
                            <w:rFonts w:ascii="Times New Roman" w:hAnsi="Times New Roman" w:cs="Times New Roman"/>
                          </w:rPr>
                          <w:t xml:space="preserve">        (idealna)</w:t>
                        </w:r>
                      </w:p>
                    </w:txbxContent>
                  </v:textbox>
                </v:rect>
                <v:rect id="Rectangle 7247" o:spid="_x0000_s1200" style="position:absolute;left:22802;top:3619;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5gMcA&#10;AADdAAAADwAAAGRycy9kb3ducmV2LnhtbESP3WrCQBSE7wu+w3IEb4puKq1KdBURSkMpiPHn+pA9&#10;JsHs2ZjdJunbdwtCL4eZ+YZZbXpTiZYaV1pW8DKJQBBnVpecKzgd38cLEM4ja6wsk4IfcrBZD55W&#10;GGvb8YHa1OciQNjFqKDwvo6ldFlBBt3E1sTBu9rGoA+yyaVusAtwU8lpFM2kwZLDQoE17QrKbum3&#10;UdBl+/Zy/PqQ++dLYvme3Hfp+VOp0bDfLkF46v1/+NFOtIL56/wN/t6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keYDHAAAA3QAAAA8AAAAAAAAAAAAAAAAAmAIAAGRy&#10;cy9kb3ducmV2LnhtbFBLBQYAAAAABAAEAPUAAACMAwAAAAA=&#10;" filled="f" stroked="f">
                  <v:textbox>
                    <w:txbxContent>
                      <w:p w:rsidR="001E0B47" w:rsidRPr="005A0238" w:rsidRDefault="001E0B47" w:rsidP="002C3B8A">
                        <w:pPr>
                          <w:rPr>
                            <w:sz w:val="20"/>
                          </w:rPr>
                        </w:pPr>
                        <m:oMathPara>
                          <m:oMath>
                            <m:r>
                              <m:rPr>
                                <m:sty m:val="p"/>
                              </m:rPr>
                              <w:rPr>
                                <w:rFonts w:ascii="Cambria Math" w:hAnsi="Cambria Math"/>
                                <w:sz w:val="20"/>
                              </w:rPr>
                              <m:t>A</m:t>
                            </m:r>
                          </m:oMath>
                        </m:oMathPara>
                      </w:p>
                    </w:txbxContent>
                  </v:textbox>
                </v:rect>
                <v:rect id="Rectangle 7249" o:spid="_x0000_s1201" style="position:absolute;left:25031;top:6184;width:10802;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6GsIA&#10;AADdAAAADwAAAGRycy9kb3ducmV2LnhtbESPQYvCMBSE78L+h/AWvNl0RVS6RlkKC+qt6t4fzbMp&#10;Ni/dJtr6740geBxm5htmtRlsI27U+dqxgq8kBUFcOl1zpeB0/J0sQfiArLFxTAru5GGz/hitMNOu&#10;54Juh1CJCGGfoQITQptJ6UtDFn3iWuLonV1nMUTZVVJ32Ee4beQ0TefSYs1xwWBLuaHycrhaBWm1&#10;+z+6ftebJed5fm+KPf4VSo0/h59vEIGG8A6/2lutYDFbzOH5Jj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ToawgAAAN0AAAAPAAAAAAAAAAAAAAAAAJgCAABkcnMvZG93&#10;bnJldi54bWxQSwUGAAAAAAQABAD1AAAAhwMAAAAA&#10;" fillcolor="#d8d8d8 [2732]" strokecolor="black [3213]" strokeweight="1pt">
                  <v:textbox>
                    <w:txbxContent>
                      <w:p w:rsidR="001E0B47" w:rsidRDefault="001E0B47" w:rsidP="002C3B8A">
                        <w:pPr>
                          <w:jc w:val="center"/>
                          <w:rPr>
                            <w:rFonts w:ascii="Times New Roman" w:hAnsi="Times New Roman" w:cs="Times New Roman"/>
                          </w:rPr>
                        </w:pPr>
                        <w:r>
                          <w:rPr>
                            <w:rFonts w:ascii="Times New Roman" w:hAnsi="Times New Roman" w:cs="Times New Roman"/>
                          </w:rPr>
                          <w:t>Część 2</w:t>
                        </w:r>
                      </w:p>
                      <w:p w:rsidR="001E0B47" w:rsidRPr="00836B1C" w:rsidRDefault="001E0B47" w:rsidP="002C3B8A">
                        <w:pPr>
                          <w:jc w:val="center"/>
                          <w:rPr>
                            <w:rFonts w:ascii="Times New Roman" w:hAnsi="Times New Roman" w:cs="Times New Roman"/>
                          </w:rPr>
                        </w:pPr>
                        <w:r>
                          <w:rPr>
                            <w:rFonts w:ascii="Times New Roman" w:hAnsi="Times New Roman" w:cs="Times New Roman"/>
                          </w:rPr>
                          <w:t>(idealna)</w:t>
                        </w:r>
                      </w:p>
                    </w:txbxContent>
                  </v:textbox>
                </v:rect>
                <v:oval id="Oval 7250" o:spid="_x0000_s1202" style="position:absolute;left:24612;top:5791;width:718;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TtscA&#10;AADdAAAADwAAAGRycy9kb3ducmV2LnhtbESPT2vCQBTE74V+h+UVequbiiSSukoUBFt7Mf1zfs0+&#10;k7XZtzG71fjtu4WCx2FmfsPMFoNtxYl6bxwreBwlIIgrpw3XCt7f1g9TED4ga2wdk4ILeVjMb29m&#10;mGt35h2dylCLCGGfo4ImhC6X0lcNWfQj1xFHb+96iyHKvpa6x3OE21aOkySVFg3HhQY7WjVUfZc/&#10;VkHxbMoXk75uPz4nR708fPmQFpVS93dD8QQi0BCu4f/2RivIJlkGf2/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U7bHAAAA3QAAAA8AAAAAAAAAAAAAAAAAmAIAAGRy&#10;cy9kb3ducmV2LnhtbFBLBQYAAAAABAAEAPUAAACMAwAAAAA=&#10;" fillcolor="black [3213]"/>
                <v:rect id="Rectangle 7251" o:spid="_x0000_s1203" style="position:absolute;left:361;top:361;width:325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zhccA&#10;AADdAAAADwAAAGRycy9kb3ducmV2LnhtbESPQWvCQBSE74L/YXlCL1I3LUXb1FWKUBpEkCbq+ZF9&#10;JsHs25jdJvHfdwtCj8PMfMMs14OpRUetqywreJpFIIhzqysuFByyz8dXEM4ja6wtk4IbOVivxqMl&#10;xtr2/E1d6gsRIOxiVFB638RSurwkg25mG+LgnW1r0AfZFlK32Ae4qeVzFM2lwYrDQokNbUrKL+mP&#10;UdDn++6U7b7kfnpKLF+T6yY9bpV6mAwf7yA8Df4/fG8nWsHiZfEGf2/C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pc4XHAAAA3QAAAA8AAAAAAAAAAAAAAAAAmAIAAGRy&#10;cy9kb3ducmV2LnhtbFBLBQYAAAAABAAEAPUAAACMAwAAAAA=&#10;" filled="f" stroked="f">
                  <v:textbox>
                    <w:txbxContent>
                      <w:p w:rsidR="001E0B47" w:rsidRPr="003551C4" w:rsidRDefault="001E0B47" w:rsidP="002C3B8A">
                        <w:pPr>
                          <w:rPr>
                            <w:rFonts w:ascii="Times New Roman" w:hAnsi="Times New Roman" w:cs="Times New Roman"/>
                          </w:rPr>
                        </w:pPr>
                        <w:r w:rsidRPr="003551C4">
                          <w:rPr>
                            <w:rFonts w:ascii="Times New Roman" w:hAnsi="Times New Roman" w:cs="Times New Roman"/>
                          </w:rPr>
                          <w:t>a)</w:t>
                        </w:r>
                      </w:p>
                    </w:txbxContent>
                  </v:textbox>
                </v:rect>
                <v:rect id="Rectangle 7252" o:spid="_x0000_s1204" style="position:absolute;left:35833;top:6153;width:9048;height:5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on8UA&#10;AADdAAAADwAAAGRycy9kb3ducmV2LnhtbERPy2oCMRTdF/yHcAvd1UxLaYfpRBGpWApd+EC7vE7u&#10;PHByM0wyGv16syi4PJx3Pg2mFSfqXWNZwcs4AUFcWN1wpWC7WTynIJxH1thaJgUXcjCdjB5yzLQ9&#10;84pOa1+JGMIuQwW1910mpStqMujGtiOOXGl7gz7CvpK6x3MMN618TZJ3abDh2FBjR/OaiuN6MAp+&#10;9uXxL+jhd7f82l3CsrsuysNVqafHMPsE4Sn4u/jf/a0VfLylcX98E5+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WifxQAAAN0AAAAPAAAAAAAAAAAAAAAAAJgCAABkcnMv&#10;ZG93bnJldi54bWxQSwUGAAAAAAQABAD1AAAAigMAAAAA&#10;" fillcolor="#bfbfbf [2412]" strokecolor="black [3213]" strokeweight="1pt">
                  <v:textbox inset=",,,0">
                    <w:txbxContent>
                      <w:p w:rsidR="001E0B47" w:rsidRDefault="001E0B47" w:rsidP="002C3B8A">
                        <w:pPr>
                          <w:jc w:val="center"/>
                          <w:rPr>
                            <w:rFonts w:ascii="Times New Roman" w:hAnsi="Times New Roman" w:cs="Times New Roman"/>
                          </w:rPr>
                        </w:pPr>
                      </w:p>
                      <w:p w:rsidR="001E0B47" w:rsidRPr="0069544B" w:rsidRDefault="001E0B47" w:rsidP="002C3B8A">
                        <w:pPr>
                          <w:rPr>
                            <w:rFonts w:ascii="Times New Roman" w:hAnsi="Times New Roman" w:cs="Times New Roman"/>
                            <w:b/>
                          </w:rPr>
                        </w:pPr>
                      </w:p>
                    </w:txbxContent>
                  </v:textbox>
                </v:rect>
                <v:rect id="Rectangle 7253" o:spid="_x0000_s1205" style="position:absolute;left:19704;top:34747;width:237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PpMYA&#10;AADdAAAADwAAAGRycy9kb3ducmV2LnhtbESPQWvCQBSE74L/YXmFXqRuLEUluooIpaEIYrSeH9ln&#10;Epp9G7PbJP33riB4HGbmG2a57k0lWmpcaVnBZByBIM6sLjlXcDp+vs1BOI+ssbJMCv7JwXo1HCwx&#10;1rbjA7Wpz0WAsItRQeF9HUvpsoIMurGtiYN3sY1BH2STS91gF+Cmku9RNJUGSw4LBda0LSj7Tf+M&#10;gi7bt+fj7kvuR+fE8jW5btOfb6VeX/rNAoSn3j/Dj3aiFcw+5hO4vwlP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oPpMYAAADdAAAADwAAAAAAAAAAAAAAAACYAgAAZHJz&#10;L2Rvd25yZXYueG1sUEsFBgAAAAAEAAQA9QAAAIsDAAAAAA==&#10;" filled="f" stroked="f">
                  <v:textbox>
                    <w:txbxContent>
                      <w:p w:rsidR="001E0B47" w:rsidRPr="005A0238" w:rsidRDefault="001E0B47" w:rsidP="002C3B8A">
                        <w:pPr>
                          <w:rPr>
                            <w:sz w:val="20"/>
                          </w:rPr>
                        </w:pPr>
                        <m:oMathPara>
                          <m:oMath>
                            <m:sSup>
                              <m:sSupPr>
                                <m:ctrlPr>
                                  <w:rPr>
                                    <w:rFonts w:ascii="Cambria Math" w:hAnsi="Cambria Math"/>
                                    <w:sz w:val="20"/>
                                  </w:rPr>
                                </m:ctrlPr>
                              </m:sSupPr>
                              <m:e>
                                <m:r>
                                  <m:rPr>
                                    <m:sty m:val="p"/>
                                  </m:rPr>
                                  <w:rPr>
                                    <w:rFonts w:ascii="Cambria Math" w:hAnsi="Cambria Math"/>
                                    <w:sz w:val="20"/>
                                  </w:rPr>
                                  <m:t>A</m:t>
                                </m:r>
                              </m:e>
                              <m:sup>
                                <m:r>
                                  <m:rPr>
                                    <m:sty m:val="p"/>
                                  </m:rPr>
                                  <w:rPr>
                                    <w:rFonts w:ascii="Cambria Math" w:hAnsi="Cambria Math"/>
                                    <w:sz w:val="20"/>
                                  </w:rPr>
                                  <m:t>'</m:t>
                                </m:r>
                              </m:sup>
                            </m:sSup>
                          </m:oMath>
                        </m:oMathPara>
                      </w:p>
                    </w:txbxContent>
                  </v:textbox>
                </v:rect>
                <v:oval id="Oval 7254" o:spid="_x0000_s1206" style="position:absolute;left:20999;top:36925;width:718;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GACccA&#10;AADdAAAADwAAAGRycy9kb3ducmV2LnhtbESPT2vCQBTE7wW/w/KE3uqmIqlEV0kLhVZ7Mf45v2Zf&#10;k22zb9PsqvHbdwuCx2FmfsPMl71txIk6bxwreBwlIIhLpw1XCnbb14cpCB+QNTaOScGFPCwXg7s5&#10;ZtqdeUOnIlQiQthnqKAOoc2k9GVNFv3ItcTR+3KdxRBlV0nd4TnCbSPHSZJKi4bjQo0tvdRU/hRH&#10;qyB/N8XKpB/r/WHyq5+/P31I81Kp+2Gfz0AE6sMtfG2/aQVPk+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xgAnHAAAA3QAAAA8AAAAAAAAAAAAAAAAAmAIAAGRy&#10;cy9kb3ducmV2LnhtbFBLBQYAAAAABAAEAPUAAACMAwAAAAA=&#10;" fillcolor="black [3213]"/>
                <v:rect id="Rectangle 7255" o:spid="_x0000_s1207" style="position:absolute;left:27508;top:28594;width:21717;height:6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0SMcA&#10;AADdAAAADwAAAGRycy9kb3ducmV2LnhtbESP3WrCQBSE7wu+w3IEb4puaotKdBURSkMpiPHn+pA9&#10;JsHs2ZjdJunbdwtCL4eZ+YZZbXpTiZYaV1pW8DKJQBBnVpecKzgd38cLEM4ja6wsk4IfcrBZD55W&#10;GGvb8YHa1OciQNjFqKDwvo6ldFlBBt3E1sTBu9rGoA+yyaVusAtwU8lpFM2kwZLDQoE17QrKbum3&#10;UdBl+/Zy/PqQ++dLYvme3Hfp+VOp0bDfLkF46v1/+NFOtIL52+IV/t6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UNEjHAAAA3QAAAA8AAAAAAAAAAAAAAAAAmAIAAGRy&#10;cy9kb3ducmV2LnhtbFBLBQYAAAAABAAEAPUAAACMAwAAAAA=&#10;" filled="f" stroked="f">
                  <v:textbox>
                    <w:txbxContent>
                      <w:p w:rsidR="001E0B47" w:rsidRDefault="001E0B47" w:rsidP="002C3B8A">
                        <w:r>
                          <w:rPr>
                            <w:rFonts w:ascii="Times New Roman" w:hAnsi="Times New Roman" w:cs="Times New Roman"/>
                            <w:sz w:val="20"/>
                          </w:rPr>
                          <w:t xml:space="preserve">Największy błąd kątowy orientacji części 2 nie powoduje największego przesunięcie liniowego punktu  </w:t>
                        </w:r>
                        <m:oMath>
                          <m:sSup>
                            <m:sSupPr>
                              <m:ctrlPr>
                                <w:rPr>
                                  <w:rFonts w:ascii="Cambria Math"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oMath>
                      </w:p>
                      <w:p w:rsidR="001E0B47" w:rsidRPr="005F25AA" w:rsidRDefault="001E0B47" w:rsidP="002C3B8A">
                        <w:pPr>
                          <w:pStyle w:val="Tekstnormalny"/>
                          <w:spacing w:line="276" w:lineRule="auto"/>
                          <w:jc w:val="left"/>
                          <w:rPr>
                            <w:sz w:val="20"/>
                          </w:rPr>
                        </w:pPr>
                      </w:p>
                      <w:p w:rsidR="001E0B47" w:rsidRDefault="001E0B47" w:rsidP="002C3B8A"/>
                    </w:txbxContent>
                  </v:textbox>
                </v:rect>
                <v:rect id="Rectangle 7256" o:spid="_x0000_s1208" style="position:absolute;left:27870;top:45605;width:21355;height:7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2sPMYA&#10;AADdAAAADwAAAGRycy9kb3ducmV2LnhtbESP3WrCQBSE7wu+w3IEb4puKlIluooIxVAKYvy5PmSP&#10;STB7NmbXJH37bqHQy2FmvmFWm95UoqXGlZYVvE0iEMSZ1SXnCs6nj/EChPPIGivLpOCbHGzWg5cV&#10;xtp2fKQ29bkIEHYxKii8r2MpXVaQQTexNXHwbrYx6INscqkb7ALcVHIaRe/SYMlhocCadgVl9/Rp&#10;FHTZob2evvby8HpNLD+Sxy69fCo1GvbbJQhPvf8P/7UTrWA+W8zg901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2sPMYAAADdAAAADwAAAAAAAAAAAAAAAACYAgAAZHJz&#10;L2Rvd25yZXYueG1sUEsFBgAAAAAEAAQA9QAAAIsDAAAAAA==&#10;" filled="f" stroked="f">
                  <v:textbox>
                    <w:txbxContent>
                      <w:p w:rsidR="001E0B47" w:rsidRPr="000606AD" w:rsidRDefault="001E0B47" w:rsidP="002C3B8A">
                        <w:pPr>
                          <w:rPr>
                            <w:sz w:val="20"/>
                          </w:rPr>
                        </w:pPr>
                        <w:r w:rsidRPr="000606AD">
                          <w:rPr>
                            <w:rFonts w:ascii="Times New Roman" w:hAnsi="Times New Roman" w:cs="Times New Roman"/>
                            <w:sz w:val="20"/>
                          </w:rPr>
                          <w:t xml:space="preserve">Największe przesunięcie liniowe punktu  </w:t>
                        </w:r>
                        <m:oMath>
                          <m:sSup>
                            <m:sSupPr>
                              <m:ctrlPr>
                                <w:rPr>
                                  <w:rFonts w:ascii="Cambria Math" w:hAnsi="Cambria Math"/>
                                  <w:sz w:val="20"/>
                                </w:rPr>
                              </m:ctrlPr>
                            </m:sSupPr>
                            <m:e>
                              <m:r>
                                <m:rPr>
                                  <m:sty m:val="p"/>
                                </m:rPr>
                                <w:rPr>
                                  <w:rFonts w:ascii="Cambria Math" w:eastAsiaTheme="minorEastAsia" w:hAnsi="Cambria Math"/>
                                  <w:sz w:val="20"/>
                                </w:rPr>
                                <m:t>A</m:t>
                              </m:r>
                            </m:e>
                            <m:sup>
                              <m:r>
                                <m:rPr>
                                  <m:sty m:val="p"/>
                                </m:rPr>
                                <w:rPr>
                                  <w:rFonts w:ascii="Cambria Math" w:eastAsiaTheme="minorEastAsia" w:hAnsi="Cambria Math"/>
                                  <w:sz w:val="20"/>
                                </w:rPr>
                                <m:t>'</m:t>
                              </m:r>
                            </m:sup>
                          </m:sSup>
                        </m:oMath>
                        <w:r w:rsidRPr="000606AD">
                          <w:rPr>
                            <w:rFonts w:ascii="Times New Roman" w:eastAsiaTheme="minorEastAsia" w:hAnsi="Times New Roman" w:cs="Times New Roman"/>
                            <w:sz w:val="20"/>
                          </w:rPr>
                          <w:t xml:space="preserve">w </w:t>
                        </w:r>
                        <w:r>
                          <w:rPr>
                            <w:rFonts w:ascii="Times New Roman" w:eastAsiaTheme="minorEastAsia" w:hAnsi="Times New Roman" w:cs="Times New Roman"/>
                            <w:sz w:val="20"/>
                          </w:rPr>
                          <w:t xml:space="preserve">pionie, w </w:t>
                        </w:r>
                        <w:r w:rsidRPr="000606AD">
                          <w:rPr>
                            <w:rFonts w:ascii="Times New Roman" w:eastAsiaTheme="minorEastAsia" w:hAnsi="Times New Roman" w:cs="Times New Roman"/>
                            <w:sz w:val="20"/>
                          </w:rPr>
                          <w:t>sytuacji, gdy kąt orientacji części 2 jest bardziej zbliżony do nominalnego</w:t>
                        </w:r>
                      </w:p>
                      <w:p w:rsidR="001E0B47" w:rsidRPr="005F25AA" w:rsidRDefault="001E0B47" w:rsidP="002C3B8A">
                        <w:pPr>
                          <w:pStyle w:val="Tekstnormalny"/>
                          <w:spacing w:line="276" w:lineRule="auto"/>
                          <w:jc w:val="left"/>
                          <w:rPr>
                            <w:sz w:val="20"/>
                          </w:rPr>
                        </w:pPr>
                      </w:p>
                      <w:p w:rsidR="001E0B47" w:rsidRDefault="001E0B47" w:rsidP="002C3B8A"/>
                    </w:txbxContent>
                  </v:textbox>
                </v:rect>
                <v:shape id="AutoShape 7465" o:spid="_x0000_s1209" type="#_x0000_t32" style="position:absolute;left:3435;top:31673;width:15119;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zeoMYAAADdAAAADwAAAGRycy9kb3ducmV2LnhtbESPQWvCQBSE7wX/w/KEXopuUloN0VVK&#10;QSgeCtUcPD52n0kw+zburjH9991CocdhZr5h1tvRdmIgH1rHCvJ5BoJYO9NyraA67mYFiBCRDXaO&#10;ScE3BdhuJg9rLI278xcNh1iLBOFQooImxr6UMuiGLIa564mTd3beYkzS19J4vCe47eRzli2kxZbT&#10;QoM9vTekL4ebVdDuq89qeLpGr4t9fvJ5OJ46rdTjdHxbgYg0xv/wX/vDKFi+FK/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s3qDGAAAA3QAAAA8AAAAAAAAA&#10;AAAAAAAAoQIAAGRycy9kb3ducmV2LnhtbFBLBQYAAAAABAAEAPkAAACUAwAAAAA=&#10;"/>
                <v:shape id="AutoShape 7466" o:spid="_x0000_s1210" type="#_x0000_t32" style="position:absolute;left:10287;top:25838;width:10401;height:57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5A18YAAADdAAAADwAAAGRycy9kb3ducmV2LnhtbESPwWrDMBBE74X+g9hCL6WRXUJinCih&#10;FAolh0BiH3JcpK1tYq1cSXWcv48KhRyHmXnDrLeT7cVIPnSOFeSzDASxdqbjRkFdfb4WIEJENtg7&#10;JgVXCrDdPD6ssTTuwgcaj7ERCcKhRAVtjEMpZdAtWQwzNxAn79t5izFJ30jj8ZLgtpdvWbaQFjtO&#10;Cy0O9NGSPh9/rYJuV+/r8eUnel3s8pPPQ3XqtVLPT9P7CkSkKd7D/+0vo2A5Lx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QNfGAAAA3QAAAA8AAAAAAAAA&#10;AAAAAAAAoQIAAGRycy9kb3ducmV2LnhtbFBLBQYAAAAABAAEAPkAAACUAwAAAAA=&#10;"/>
                <v:rect id="Rectangle 7467" o:spid="_x0000_s1211" style="position:absolute;left:2895;top:26060;width:1339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8yS8YA&#10;AADdAAAADwAAAGRycy9kb3ducmV2LnhtbESP3WrCQBSE7wu+w3IEb4puKqVKdBURiqEUxPhzfcge&#10;k2D2bMyuSfr23ULBy2FmvmGW695UoqXGlZYVvE0iEMSZ1SXnCk7Hz/EchPPIGivLpOCHHKxXg5cl&#10;xtp2fKA29bkIEHYxKii8r2MpXVaQQTexNXHwrrYx6INscqkb7ALcVHIaRR/SYMlhocCatgVlt/Rh&#10;FHTZvr0cv3dy/3pJLN+T+zY9fyk1GvabBQhPvX+G/9uJVjB7n8/g701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8yS8YAAADdAAAADwAAAAAAAAAAAAAAAACYAgAAZHJz&#10;L2Rvd25yZXYueG1sUEsFBgAAAAAEAAQA9QAAAIsDAAAAAA==&#10;" filled="f" stroked="f">
                  <v:textbox>
                    <w:txbxContent>
                      <w:p w:rsidR="001E0B47" w:rsidRPr="002A1F63" w:rsidRDefault="001E0B47" w:rsidP="002C3B8A">
                        <w:pPr>
                          <w:rPr>
                            <w:sz w:val="24"/>
                          </w:rPr>
                        </w:pPr>
                        <w:r w:rsidRPr="002A1F63">
                          <w:rPr>
                            <w:rFonts w:ascii="Times New Roman" w:hAnsi="Times New Roman" w:cs="Times New Roman"/>
                          </w:rPr>
                          <w:t>Część 1 w łańcuchu</w:t>
                        </w:r>
                      </w:p>
                      <w:p w:rsidR="001E0B47" w:rsidRPr="005F25AA" w:rsidRDefault="001E0B47" w:rsidP="002C3B8A">
                        <w:pPr>
                          <w:pStyle w:val="Tekstnormalny"/>
                          <w:spacing w:line="276" w:lineRule="auto"/>
                          <w:jc w:val="left"/>
                          <w:rPr>
                            <w:sz w:val="20"/>
                          </w:rPr>
                        </w:pPr>
                      </w:p>
                      <w:p w:rsidR="001E0B47" w:rsidRDefault="001E0B47" w:rsidP="002C3B8A"/>
                    </w:txbxContent>
                  </v:textbox>
                </v:rect>
                <v:shape id="Arc 7468" o:spid="_x0000_s1212" style="position:absolute;left:7664;top:29140;width:7601;height:2527;visibility:visible;mso-wrap-style:square;v-text-anchor:top" coordsize="21600,8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3+cYA&#10;AADdAAAADwAAAGRycy9kb3ducmV2LnhtbESPQWvCQBSE74L/YXlCb3XTiFaiq6QFaaUoaVo8P7Kv&#10;STD7NmS3Mf57t1DwOMzMN8x6O5hG9NS52rKCp2kEgriwuuZSwffX7nEJwnlkjY1lUnAlB9vNeLTG&#10;RNsLf1Kf+1IECLsEFVTet4mUrqjIoJvaljh4P7Yz6IPsSqk7vAS4aWQcRQtpsOawUGFLrxUV5/zX&#10;KFjgG8/7gzyds2z/kb7k6dEsM6UeJkO6AuFp8Pfwf/tdK3iOZzH8vQ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n3+cYAAADdAAAADwAAAAAAAAAAAAAAAACYAgAAZHJz&#10;L2Rvd25yZXYueG1sUEsFBgAAAAAEAAQA9QAAAIsDAAAAAA==&#10;" path="m19913,nfc21026,2649,21600,5493,21600,8367em19913,nsc21026,2649,21600,5493,21600,8367l,8367,19913,xe" filled="f">
                  <v:path arrowok="t" o:extrusionok="f" o:connecttype="custom" o:connectlocs="700765,0;760095,252730;0,252730" o:connectangles="0,0,0"/>
                </v:shape>
                <v:rect id="Rectangle 7469" o:spid="_x0000_s1213" style="position:absolute;left:12661;top:29273;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A/V8cA&#10;AADdAAAADwAAAGRycy9kb3ducmV2LnhtbESPQWvCQBSE7wX/w/KEXkqzUcGWmFVEKA1SEGP1/Mi+&#10;JqHZtzG7TeK/7wqFHoeZ+YZJN6NpRE+dqy0rmEUxCOLC6ppLBZ+nt+dXEM4ja2wsk4IbOdisJw8p&#10;JtoOfKQ+96UIEHYJKqi8bxMpXVGRQRfZljh4X7Yz6IPsSqk7HALcNHIex0tpsOawUGFLu4qK7/zH&#10;KBiKQ385fbzLw9Mls3zNrrv8vFfqcTpuVyA8jf4//NfOtIKX+WIB9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P1fHAAAA3QAAAA8AAAAAAAAAAAAAAAAAmAIAAGRy&#10;cy9kb3ducmV2LnhtbFBLBQYAAAAABAAEAPUAAACMAwAAAAA=&#10;" filled="f" stroked="f">
                  <v:textbox>
                    <w:txbxContent>
                      <w:p w:rsidR="001E0B47" w:rsidRPr="005A0238" w:rsidRDefault="001E0B47" w:rsidP="002C3B8A">
                        <w:pPr>
                          <w:rPr>
                            <w:sz w:val="20"/>
                          </w:rPr>
                        </w:pPr>
                        <m:oMathPara>
                          <m:oMath>
                            <m:r>
                              <m:rPr>
                                <m:sty m:val="p"/>
                              </m:rPr>
                              <w:rPr>
                                <w:rFonts w:ascii="Cambria Math" w:hAnsi="Cambria Math"/>
                                <w:sz w:val="20"/>
                              </w:rPr>
                              <m:t>ϕ</m:t>
                            </m:r>
                          </m:oMath>
                        </m:oMathPara>
                      </w:p>
                    </w:txbxContent>
                  </v:textbox>
                </v:rect>
                <v:rect id="Rectangle 7470" o:spid="_x0000_s1214" style="position:absolute;left:3257;top:43795;width:1339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nI8cA&#10;AADdAAAADwAAAGRycy9kb3ducmV2LnhtbESP3WrCQBSE7wt9h+UUvCm60ZYq0VVEEEMpSOPP9SF7&#10;TILZszG7JunbdwtCL4eZ+YZZrHpTiZYaV1pWMB5FIIgzq0vOFRwP2+EMhPPIGivLpOCHHKyWz08L&#10;jLXt+Jva1OciQNjFqKDwvo6ldFlBBt3I1sTBu9jGoA+yyaVusAtwU8lJFH1IgyWHhQJr2hSUXdO7&#10;UdBl+/Z8+NrJ/es5sXxLbpv09KnU4KVfz0F46v1/+NFOtILp5O0d/t6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JpyPHAAAA3QAAAA8AAAAAAAAAAAAAAAAAmAIAAGRy&#10;cy9kb3ducmV2LnhtbFBLBQYAAAAABAAEAPUAAACMAwAAAAA=&#10;" filled="f" stroked="f">
                  <v:textbox>
                    <w:txbxContent>
                      <w:p w:rsidR="001E0B47" w:rsidRPr="002A1F63" w:rsidRDefault="001E0B47" w:rsidP="002C3B8A">
                        <w:pPr>
                          <w:rPr>
                            <w:sz w:val="24"/>
                          </w:rPr>
                        </w:pPr>
                        <w:r w:rsidRPr="002A1F63">
                          <w:rPr>
                            <w:rFonts w:ascii="Times New Roman" w:hAnsi="Times New Roman" w:cs="Times New Roman"/>
                          </w:rPr>
                          <w:t>Część 1 w łańcuchu</w:t>
                        </w:r>
                      </w:p>
                      <w:p w:rsidR="001E0B47" w:rsidRPr="005F25AA" w:rsidRDefault="001E0B47" w:rsidP="002C3B8A">
                        <w:pPr>
                          <w:pStyle w:val="Tekstnormalny"/>
                          <w:spacing w:line="276" w:lineRule="auto"/>
                          <w:jc w:val="left"/>
                          <w:rPr>
                            <w:sz w:val="20"/>
                          </w:rPr>
                        </w:pPr>
                      </w:p>
                      <w:p w:rsidR="001E0B47" w:rsidRDefault="001E0B47" w:rsidP="002C3B8A"/>
                    </w:txbxContent>
                  </v:textbox>
                </v:rect>
                <v:shape id="AutoShape 7471" o:spid="_x0000_s1215" type="#_x0000_t32" style="position:absolute;left:4438;top:49441;width:15120;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jVv8YAAADdAAAADwAAAGRycy9kb3ducmV2LnhtbESPQWsCMRSE74L/ITyhF9HsWmxlNYoU&#10;CsVDQd2Dx0fy3F3cvKxJum7/fVMo9DjMzDfMZjfYVvTkQ+NYQT7PQBBrZxquFJTn99kKRIjIBlvH&#10;pOCbAuy249EGC+MefKT+FCuRIBwKVFDH2BVSBl2TxTB3HXHyrs5bjEn6ShqPjwS3rVxk2Yu02HBa&#10;qLGjt5r07fRlFTSH8rPsp/fo9eqQX3wezpdWK/U0GfZrEJGG+B/+a38YBa+L5y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Y1b/GAAAA3QAAAA8AAAAAAAAA&#10;AAAAAAAAoQIAAGRycy9kb3ducmV2LnhtbFBLBQYAAAAABAAEAPkAAACUAwAAAAA=&#10;"/>
                <v:shape id="AutoShape 7472" o:spid="_x0000_s1216" type="#_x0000_t32" style="position:absolute;left:18116;top:37280;width:3239;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LyMUAAADdAAAADwAAAGRycy9kb3ducmV2LnhtbESPQWsCMRSE74L/IbyCF9HsWlBZjVIK&#10;gngoVPfg8ZE8d5duXtYkrtt/3xQKPQ4z8w2z3Q+2FT350DhWkM8zEMTamYYrBeXlMFuDCBHZYOuY&#10;FHxTgP1uPNpiYdyTP6k/x0okCIcCFdQxdoWUQddkMcxdR5y8m/MWY5K+ksbjM8FtKxdZtpQWG04L&#10;NXb0XpP+Oj+sguZUfpT99B69Xp/yq8/D5dpqpSYvw9sGRKQh/of/2kejYLV4Xc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pLyMUAAADdAAAADwAAAAAAAAAA&#10;AAAAAAChAgAAZHJzL2Rvd25yZXYueG1sUEsFBgAAAAAEAAQA+QAAAJMDAAAAAA==&#10;"/>
                <v:shape id="AutoShape 7473" o:spid="_x0000_s1217" type="#_x0000_t32" style="position:absolute;left:18815;top:37280;width:6;height:122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x3TMYAAADdAAAADwAAAGRycy9kb3ducmV2LnhtbESPQWvCQBSE7wX/w/IEL1I32qIluooo&#10;itCTiYceX7PPJJh9G7Krif31riD0OMzMN8xi1ZlK3KhxpWUF41EEgjizuuRcwSndvX+BcB5ZY2WZ&#10;FNzJwWrZe1tgrG3LR7olPhcBwi5GBYX3dSylywoy6Ea2Jg7e2TYGfZBNLnWDbYCbSk6iaCoNlhwW&#10;CqxpU1B2Sa5Gwc/2u/vLqvT3s71ccZje9+fkYJQa9Lv1HISnzv+HX+2DVjCbfMzg+SY8Ab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d0zGAAAA3QAAAA8AAAAAAAAA&#10;AAAAAAAAoQIAAGRycy9kb3ducmV2LnhtbFBLBQYAAAAABAAEAPkAAACUAwAAAAA=&#10;">
                  <v:stroke startarrow="block" endarrow="block"/>
                </v:shape>
                <v:rect id="Rectangle 7474" o:spid="_x0000_s1218" style="position:absolute;left:29679;top:11944;width:15564;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tJsMA&#10;AADdAAAADwAAAGRycy9kb3ducmV2LnhtbERPTWvCQBC9C/0PyxS8SN3UgpbUVYoghiKIifU8ZKdJ&#10;aHY2Ztck/nv3IHh8vO/lejC16Kh1lWUF79MIBHFudcWFglO2ffsE4TyyxtoyKbiRg/XqZbTEWNue&#10;j9SlvhAhhF2MCkrvm1hKl5dk0E1tQxy4P9sa9AG2hdQt9iHc1HIWRXNpsOLQUGJDm5Ly//RqFPT5&#10;oTtn+508TM6J5Uty2aS/P0qNX4fvLxCeBv8UP9yJVrCYfYS54U1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StJsMAAADdAAAADwAAAAAAAAAAAAAAAACYAgAAZHJzL2Rv&#10;d25yZXYueG1sUEsFBgAAAAAEAAQA9QAAAIgDAAAAAA==&#10;" filled="f" stroked="f">
                  <v:textbox>
                    <w:txbxContent>
                      <w:p w:rsidR="001E0B47" w:rsidRDefault="001E0B47" w:rsidP="002C3B8A">
                        <w:r>
                          <w:rPr>
                            <w:rFonts w:ascii="Times New Roman" w:hAnsi="Times New Roman" w:cs="Times New Roman"/>
                            <w:sz w:val="20"/>
                          </w:rPr>
                          <w:t>Miejsce połączenia części</w:t>
                        </w:r>
                      </w:p>
                      <w:p w:rsidR="001E0B47" w:rsidRPr="005F25AA" w:rsidRDefault="001E0B47" w:rsidP="002C3B8A">
                        <w:pPr>
                          <w:pStyle w:val="Tekstnormalny"/>
                          <w:spacing w:line="276" w:lineRule="auto"/>
                          <w:jc w:val="left"/>
                          <w:rPr>
                            <w:sz w:val="20"/>
                          </w:rPr>
                        </w:pPr>
                      </w:p>
                      <w:p w:rsidR="001E0B47" w:rsidRDefault="001E0B47" w:rsidP="002C3B8A"/>
                    </w:txbxContent>
                  </v:textbox>
                </v:rect>
                <v:rect id="Rectangle 7475" o:spid="_x0000_s1219" alt="Szeroki ukośny w dół" style="position:absolute;left:35915;top:7099;width:1086;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eKcUA&#10;AADdAAAADwAAAGRycy9kb3ducmV2LnhtbESP0WrCQBRE3wv+w3IF3+pGpY1GV7GC4EsFox9wyV6T&#10;mOzdsLvV+PduodDHYWbOMKtNb1pxJ+drywom4wQEcWF1zaWCy3n/PgfhA7LG1jIpeJKHzXrwtsJM&#10;2wef6J6HUkQI+wwVVCF0mZS+qMigH9uOOHpX6wyGKF0ptcNHhJtWTpPkUxqsOS5U2NGuoqLJf4yC&#10;7/z20R1C6q6n2TFtjtv+2bRfSo2G/XYJIlAf/sN/7YNWkE5nC/h9E5+A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414pxQAAAN0AAAAPAAAAAAAAAAAAAAAAAJgCAABkcnMv&#10;ZG93bnJldi54bWxQSwUGAAAAAAQABAD1AAAAigMAAAAA&#10;" fillcolor="black" stroked="f">
                  <v:fill r:id="rId9" o:title="" color2="#bfbfbf [2412]" type="pattern"/>
                  <v:stroke r:id="rId10" o:title="" color2="#7f7f7f [1612]" filltype="pattern"/>
                </v:rect>
                <w10:anchorlock/>
              </v:group>
            </w:pict>
          </mc:Fallback>
        </mc:AlternateContent>
      </w:r>
    </w:p>
    <w:p w:rsidR="001B2980" w:rsidRPr="00F65AFC" w:rsidRDefault="001B2980" w:rsidP="001B2980">
      <w:pPr>
        <w:pStyle w:val="Legenda"/>
      </w:pPr>
      <w:r w:rsidRPr="00F65AFC">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rsidRPr="00F65AFC">
        <w:t>.</w:t>
      </w:r>
      <w:r w:rsidR="001E0B47">
        <w:fldChar w:fldCharType="begin"/>
      </w:r>
      <w:r w:rsidR="001E0B47">
        <w:instrText xml:space="preserve"> SEQ Rysunek \* ARABIC \s 1 </w:instrText>
      </w:r>
      <w:r w:rsidR="001E0B47">
        <w:fldChar w:fldCharType="separate"/>
      </w:r>
      <w:r w:rsidR="009F0CB6">
        <w:rPr>
          <w:noProof/>
        </w:rPr>
        <w:t>64</w:t>
      </w:r>
      <w:r w:rsidR="001E0B47">
        <w:rPr>
          <w:noProof/>
        </w:rPr>
        <w:fldChar w:fldCharType="end"/>
      </w:r>
      <w:r w:rsidRPr="00F65AFC">
        <w:t>– Wpływ błędu kątowego części na składowe liniowe położenie rozważanego punktu</w:t>
      </w:r>
      <w:r w:rsidR="00F65AFC">
        <w:t xml:space="preserve"> A</w:t>
      </w:r>
      <w:r w:rsidRPr="00F65AFC">
        <w:t xml:space="preserve">. </w:t>
      </w:r>
      <w:r w:rsidR="00F65AFC" w:rsidRPr="00F65AFC">
        <w:t>a) Części w położeniu nominalnym; b) największy błąd orientacji kątowej części 2 i c) największe przesunięcie liniowe punktu A.</w:t>
      </w:r>
    </w:p>
    <w:p w:rsidR="00B5428C" w:rsidRDefault="00B5428C" w:rsidP="00273B99">
      <w:pPr>
        <w:pStyle w:val="Tekstnormalny"/>
        <w:spacing w:after="0"/>
      </w:pPr>
      <w:r>
        <w:t xml:space="preserve">W </w:t>
      </w:r>
      <w:proofErr w:type="spellStart"/>
      <w:r>
        <w:t>ortezie</w:t>
      </w:r>
      <w:proofErr w:type="spellEnd"/>
      <w:r>
        <w:t xml:space="preserve"> występują człony, których orientacja może być kalibrowana, to jest zmieniana kątowo na podstawie pomiarów przyrządem do wzorcowania. Pomimo wykonywania kalibracji, nie można pominąć błędu kątowego członów poprzedzających, gdyż mają one wpływ na błędy liniowe </w:t>
      </w:r>
      <w:r w:rsidR="00C8078D">
        <w:t xml:space="preserve">położenia kalibrowanego </w:t>
      </w:r>
      <w:r>
        <w:t>członu.</w:t>
      </w:r>
      <w:r w:rsidR="001C657E">
        <w:t xml:space="preserve"> Na ilustracji przedstawiono część 1, która jest obarczona błędem kątowym oraz kalibrowaną część 2. Poprawa orientacji drugiej części nie eliminuje jednak składowych liniowych błędu kątowego wynikającego z orientacji części 1. Oznacza to, że w rozważaniach związanych z </w:t>
      </w:r>
      <w:proofErr w:type="spellStart"/>
      <w:r w:rsidR="001C657E">
        <w:t>ortezą</w:t>
      </w:r>
      <w:proofErr w:type="spellEnd"/>
      <w:r w:rsidR="001C657E">
        <w:t xml:space="preserve"> nie można zaniedbać orientacji części po</w:t>
      </w:r>
      <w:r w:rsidR="00FE0B8E">
        <w:t>przedzających kalibrowany człon, jeśli wprowadzają one ramiona.</w:t>
      </w:r>
    </w:p>
    <w:p w:rsidR="00E33670" w:rsidRDefault="00C24B64" w:rsidP="000816C9">
      <w:pPr>
        <w:pStyle w:val="Tekstnormalny"/>
        <w:spacing w:after="0"/>
        <w:jc w:val="center"/>
      </w:pPr>
      <w:r>
        <w:rPr>
          <w:noProof/>
          <w:lang w:eastAsia="pl-PL"/>
        </w:rPr>
        <w:lastRenderedPageBreak/>
        <mc:AlternateContent>
          <mc:Choice Requires="wpc">
            <w:drawing>
              <wp:inline distT="0" distB="0" distL="0" distR="0">
                <wp:extent cx="4958715" cy="5393055"/>
                <wp:effectExtent l="0" t="0" r="3810" b="0"/>
                <wp:docPr id="7257" name="Kanwa 72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7" name="Rectangle 7259"/>
                        <wps:cNvSpPr>
                          <a:spLocks noChangeArrowheads="1"/>
                        </wps:cNvSpPr>
                        <wps:spPr bwMode="auto">
                          <a:xfrm rot="20955794">
                            <a:off x="267335" y="2431415"/>
                            <a:ext cx="2155825"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C8078D">
                              <w:pPr>
                                <w:jc w:val="center"/>
                                <w:rPr>
                                  <w:rFonts w:ascii="Times New Roman" w:hAnsi="Times New Roman" w:cs="Times New Roman"/>
                                </w:rPr>
                              </w:pPr>
                            </w:p>
                            <w:p w:rsidR="001E0B47" w:rsidRPr="00C2080F" w:rsidRDefault="001E0B47" w:rsidP="00C8078D">
                              <w:pPr>
                                <w:rPr>
                                  <w:rFonts w:ascii="Times New Roman" w:hAnsi="Times New Roman" w:cs="Times New Roman"/>
                                </w:rPr>
                              </w:pPr>
                              <w:r>
                                <w:rPr>
                                  <w:rFonts w:ascii="Times New Roman" w:hAnsi="Times New Roman" w:cs="Times New Roman"/>
                                </w:rPr>
                                <w:t xml:space="preserve">             C</w:t>
                              </w:r>
                              <w:r w:rsidRPr="00C2080F">
                                <w:rPr>
                                  <w:rFonts w:ascii="Times New Roman" w:hAnsi="Times New Roman" w:cs="Times New Roman"/>
                                </w:rPr>
                                <w:t>zęść</w:t>
                              </w:r>
                              <w:r>
                                <w:rPr>
                                  <w:rFonts w:ascii="Times New Roman" w:hAnsi="Times New Roman" w:cs="Times New Roman"/>
                                </w:rPr>
                                <w:t xml:space="preserve"> 1</w:t>
                              </w:r>
                              <w:r w:rsidRPr="00C2080F">
                                <w:rPr>
                                  <w:rFonts w:ascii="Times New Roman" w:hAnsi="Times New Roman" w:cs="Times New Roman"/>
                                </w:rPr>
                                <w:t>w łańcuchu</w:t>
                              </w:r>
                            </w:p>
                          </w:txbxContent>
                        </wps:txbx>
                        <wps:bodyPr rot="0" vert="horz" wrap="square" lIns="91440" tIns="45720" rIns="91440" bIns="0" anchor="t" anchorCtr="0" upright="1">
                          <a:noAutofit/>
                        </wps:bodyPr>
                      </wps:wsp>
                      <wps:wsp>
                        <wps:cNvPr id="7448" name="Rectangle 7260"/>
                        <wps:cNvSpPr>
                          <a:spLocks noChangeArrowheads="1"/>
                        </wps:cNvSpPr>
                        <wps:spPr bwMode="auto">
                          <a:xfrm>
                            <a:off x="3382010" y="177355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C8078D">
                              <w:pPr>
                                <w:rPr>
                                  <w:sz w:val="20"/>
                                </w:rPr>
                              </w:pPr>
                              <m:oMathPara>
                                <m:oMath>
                                  <m:sSup>
                                    <m:sSupPr>
                                      <m:ctrlPr>
                                        <w:rPr>
                                          <w:rFonts w:ascii="Cambria Math" w:hAnsi="Cambria Math"/>
                                          <w:sz w:val="20"/>
                                        </w:rPr>
                                      </m:ctrlPr>
                                    </m:sSupPr>
                                    <m:e>
                                      <m:r>
                                        <m:rPr>
                                          <m:sty m:val="p"/>
                                        </m:rPr>
                                        <w:rPr>
                                          <w:rFonts w:ascii="Cambria Math" w:hAnsi="Cambria Math"/>
                                          <w:sz w:val="20"/>
                                        </w:rPr>
                                        <m:t>A</m:t>
                                      </m:r>
                                    </m:e>
                                    <m:sup>
                                      <m:r>
                                        <m:rPr>
                                          <m:sty m:val="p"/>
                                        </m:rPr>
                                        <w:rPr>
                                          <w:rFonts w:ascii="Cambria Math" w:hAnsi="Cambria Math"/>
                                          <w:sz w:val="20"/>
                                        </w:rPr>
                                        <m:t>'</m:t>
                                      </m:r>
                                    </m:sup>
                                  </m:sSup>
                                </m:oMath>
                              </m:oMathPara>
                            </w:p>
                          </w:txbxContent>
                        </wps:txbx>
                        <wps:bodyPr rot="0" vert="horz" wrap="square" lIns="91440" tIns="45720" rIns="91440" bIns="45720" anchor="t" anchorCtr="0" upright="1">
                          <a:noAutofit/>
                        </wps:bodyPr>
                      </wps:wsp>
                      <wps:wsp>
                        <wps:cNvPr id="7449" name="Rectangle 7261"/>
                        <wps:cNvSpPr>
                          <a:spLocks noChangeArrowheads="1"/>
                        </wps:cNvSpPr>
                        <wps:spPr bwMode="auto">
                          <a:xfrm>
                            <a:off x="36195" y="1701165"/>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3551C4" w:rsidRDefault="001E0B47" w:rsidP="00C8078D">
                              <w:pPr>
                                <w:rPr>
                                  <w:rFonts w:ascii="Times New Roman" w:hAnsi="Times New Roman" w:cs="Times New Roman"/>
                                </w:rPr>
                              </w:pPr>
                              <w:r>
                                <w:rPr>
                                  <w:rFonts w:ascii="Times New Roman" w:hAnsi="Times New Roman" w:cs="Times New Roman"/>
                                </w:rPr>
                                <w:t>b</w:t>
                              </w:r>
                              <w:r w:rsidRPr="003551C4">
                                <w:rPr>
                                  <w:rFonts w:ascii="Times New Roman" w:hAnsi="Times New Roman" w:cs="Times New Roman"/>
                                </w:rPr>
                                <w:t>)</w:t>
                              </w:r>
                            </w:p>
                          </w:txbxContent>
                        </wps:txbx>
                        <wps:bodyPr rot="0" vert="horz" wrap="square" lIns="91440" tIns="45720" rIns="91440" bIns="45720" anchor="t" anchorCtr="0" upright="1">
                          <a:noAutofit/>
                        </wps:bodyPr>
                      </wps:wsp>
                      <wps:wsp>
                        <wps:cNvPr id="7450" name="Rectangle 7262"/>
                        <wps:cNvSpPr>
                          <a:spLocks noChangeArrowheads="1"/>
                        </wps:cNvSpPr>
                        <wps:spPr bwMode="auto">
                          <a:xfrm>
                            <a:off x="36195" y="3402330"/>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3551C4" w:rsidRDefault="001E0B47" w:rsidP="00C8078D">
                              <w:pPr>
                                <w:rPr>
                                  <w:rFonts w:ascii="Times New Roman" w:hAnsi="Times New Roman" w:cs="Times New Roman"/>
                                </w:rPr>
                              </w:pPr>
                              <w:r>
                                <w:rPr>
                                  <w:rFonts w:ascii="Times New Roman" w:hAnsi="Times New Roman" w:cs="Times New Roman"/>
                                </w:rPr>
                                <w:t>c</w:t>
                              </w:r>
                              <w:r w:rsidRPr="003551C4">
                                <w:rPr>
                                  <w:rFonts w:ascii="Times New Roman" w:hAnsi="Times New Roman" w:cs="Times New Roman"/>
                                </w:rPr>
                                <w:t>)</w:t>
                              </w:r>
                            </w:p>
                          </w:txbxContent>
                        </wps:txbx>
                        <wps:bodyPr rot="0" vert="horz" wrap="square" lIns="91440" tIns="45720" rIns="91440" bIns="45720" anchor="t" anchorCtr="0" upright="1">
                          <a:noAutofit/>
                        </wps:bodyPr>
                      </wps:wsp>
                      <wps:wsp>
                        <wps:cNvPr id="7451" name="Rectangle 7264"/>
                        <wps:cNvSpPr>
                          <a:spLocks noChangeArrowheads="1"/>
                        </wps:cNvSpPr>
                        <wps:spPr bwMode="auto">
                          <a:xfrm rot="20901609">
                            <a:off x="2385060" y="2121535"/>
                            <a:ext cx="1080135" cy="542925"/>
                          </a:xfrm>
                          <a:prstGeom prst="rect">
                            <a:avLst/>
                          </a:prstGeom>
                          <a:solidFill>
                            <a:schemeClr val="bg1">
                              <a:lumMod val="85000"/>
                              <a:lumOff val="0"/>
                            </a:schemeClr>
                          </a:solidFill>
                          <a:ln w="12700">
                            <a:solidFill>
                              <a:schemeClr val="tx1">
                                <a:lumMod val="100000"/>
                                <a:lumOff val="0"/>
                              </a:schemeClr>
                            </a:solidFill>
                            <a:miter lim="800000"/>
                            <a:headEnd/>
                            <a:tailEnd/>
                          </a:ln>
                        </wps:spPr>
                        <wps:txbx>
                          <w:txbxContent>
                            <w:p w:rsidR="001E0B47" w:rsidRDefault="001E0B47" w:rsidP="00C8078D">
                              <w:pPr>
                                <w:jc w:val="center"/>
                                <w:rPr>
                                  <w:rFonts w:ascii="Times New Roman" w:hAnsi="Times New Roman" w:cs="Times New Roman"/>
                                </w:rPr>
                              </w:pPr>
                              <w:r>
                                <w:rPr>
                                  <w:rFonts w:ascii="Times New Roman" w:hAnsi="Times New Roman" w:cs="Times New Roman"/>
                                </w:rPr>
                                <w:t>Część 2</w:t>
                              </w:r>
                            </w:p>
                            <w:p w:rsidR="001E0B47" w:rsidRDefault="001E0B47" w:rsidP="00C8078D">
                              <w:pPr>
                                <w:jc w:val="center"/>
                                <w:rPr>
                                  <w:rFonts w:ascii="Times New Roman" w:hAnsi="Times New Roman" w:cs="Times New Roman"/>
                                </w:rPr>
                              </w:pPr>
                              <w:r>
                                <w:rPr>
                                  <w:rFonts w:ascii="Times New Roman" w:hAnsi="Times New Roman" w:cs="Times New Roman"/>
                                </w:rPr>
                                <w:t>(nieskalibrowana)</w:t>
                              </w:r>
                            </w:p>
                          </w:txbxContent>
                        </wps:txbx>
                        <wps:bodyPr rot="0" vert="horz" wrap="square" lIns="0" tIns="45720" rIns="0" bIns="0" anchor="ctr" anchorCtr="0" upright="1">
                          <a:noAutofit/>
                        </wps:bodyPr>
                      </wps:wsp>
                      <wps:wsp>
                        <wps:cNvPr id="7452" name="Oval 7265"/>
                        <wps:cNvSpPr>
                          <a:spLocks noChangeArrowheads="1"/>
                        </wps:cNvSpPr>
                        <wps:spPr bwMode="auto">
                          <a:xfrm>
                            <a:off x="3366770" y="1991360"/>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53" name="Rectangle 7269"/>
                        <wps:cNvSpPr>
                          <a:spLocks noChangeArrowheads="1"/>
                        </wps:cNvSpPr>
                        <wps:spPr bwMode="auto">
                          <a:xfrm>
                            <a:off x="398145" y="618490"/>
                            <a:ext cx="3185160"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C8078D">
                              <w:pPr>
                                <w:ind w:firstLine="708"/>
                                <w:rPr>
                                  <w:rFonts w:ascii="Times New Roman" w:hAnsi="Times New Roman" w:cs="Times New Roman"/>
                                </w:rPr>
                              </w:pPr>
                              <w:r>
                                <w:rPr>
                                  <w:rFonts w:ascii="Times New Roman" w:hAnsi="Times New Roman" w:cs="Times New Roman"/>
                                </w:rPr>
                                <w:t>C</w:t>
                              </w:r>
                              <w:r w:rsidRPr="00C2080F">
                                <w:rPr>
                                  <w:rFonts w:ascii="Times New Roman" w:hAnsi="Times New Roman" w:cs="Times New Roman"/>
                                </w:rPr>
                                <w:t>zęść</w:t>
                              </w:r>
                              <w:r>
                                <w:rPr>
                                  <w:rFonts w:ascii="Times New Roman" w:hAnsi="Times New Roman" w:cs="Times New Roman"/>
                                </w:rPr>
                                <w:t xml:space="preserve"> 1</w:t>
                              </w:r>
                              <w:r w:rsidRPr="00C2080F">
                                <w:rPr>
                                  <w:rFonts w:ascii="Times New Roman" w:hAnsi="Times New Roman" w:cs="Times New Roman"/>
                                </w:rPr>
                                <w:t>w łańcuchu</w:t>
                              </w:r>
                            </w:p>
                            <w:p w:rsidR="001E0B47" w:rsidRPr="00C2080F" w:rsidRDefault="001E0B47" w:rsidP="00C8078D">
                              <w:pPr>
                                <w:ind w:left="708"/>
                                <w:rPr>
                                  <w:rFonts w:ascii="Times New Roman" w:hAnsi="Times New Roman" w:cs="Times New Roman"/>
                                </w:rPr>
                              </w:pPr>
                              <w:r>
                                <w:rPr>
                                  <w:rFonts w:ascii="Times New Roman" w:hAnsi="Times New Roman" w:cs="Times New Roman"/>
                                </w:rPr>
                                <w:t xml:space="preserve">        (idealna)</w:t>
                              </w:r>
                            </w:p>
                          </w:txbxContent>
                        </wps:txbx>
                        <wps:bodyPr rot="0" vert="horz" wrap="square" lIns="91440" tIns="45720" rIns="91440" bIns="0" anchor="t" anchorCtr="0" upright="1">
                          <a:noAutofit/>
                        </wps:bodyPr>
                      </wps:wsp>
                      <wps:wsp>
                        <wps:cNvPr id="7454" name="Rectangle 7270"/>
                        <wps:cNvSpPr>
                          <a:spLocks noChangeArrowheads="1"/>
                        </wps:cNvSpPr>
                        <wps:spPr bwMode="auto">
                          <a:xfrm>
                            <a:off x="3526790" y="36195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C8078D">
                              <w:pPr>
                                <w:rPr>
                                  <w:sz w:val="20"/>
                                </w:rPr>
                              </w:pPr>
                              <m:oMathPara>
                                <m:oMath>
                                  <m:r>
                                    <m:rPr>
                                      <m:sty m:val="p"/>
                                    </m:rPr>
                                    <w:rPr>
                                      <w:rFonts w:ascii="Cambria Math" w:hAnsi="Cambria Math"/>
                                      <w:sz w:val="20"/>
                                    </w:rPr>
                                    <m:t>A</m:t>
                                  </m:r>
                                </m:oMath>
                              </m:oMathPara>
                            </w:p>
                          </w:txbxContent>
                        </wps:txbx>
                        <wps:bodyPr rot="0" vert="horz" wrap="square" lIns="91440" tIns="45720" rIns="91440" bIns="45720" anchor="t" anchorCtr="0" upright="1">
                          <a:noAutofit/>
                        </wps:bodyPr>
                      </wps:wsp>
                      <wps:wsp>
                        <wps:cNvPr id="7455" name="Rectangle 7271"/>
                        <wps:cNvSpPr>
                          <a:spLocks noChangeArrowheads="1"/>
                        </wps:cNvSpPr>
                        <wps:spPr bwMode="auto">
                          <a:xfrm>
                            <a:off x="2503170" y="618490"/>
                            <a:ext cx="1080135" cy="539750"/>
                          </a:xfrm>
                          <a:prstGeom prst="rect">
                            <a:avLst/>
                          </a:prstGeom>
                          <a:solidFill>
                            <a:schemeClr val="bg1">
                              <a:lumMod val="85000"/>
                              <a:lumOff val="0"/>
                            </a:schemeClr>
                          </a:solidFill>
                          <a:ln w="12700">
                            <a:solidFill>
                              <a:schemeClr val="tx1">
                                <a:lumMod val="100000"/>
                                <a:lumOff val="0"/>
                              </a:schemeClr>
                            </a:solidFill>
                            <a:miter lim="800000"/>
                            <a:headEnd/>
                            <a:tailEnd/>
                          </a:ln>
                        </wps:spPr>
                        <wps:txbx>
                          <w:txbxContent>
                            <w:p w:rsidR="001E0B47" w:rsidRDefault="001E0B47" w:rsidP="00C8078D">
                              <w:pPr>
                                <w:jc w:val="center"/>
                                <w:rPr>
                                  <w:rFonts w:ascii="Times New Roman" w:hAnsi="Times New Roman" w:cs="Times New Roman"/>
                                </w:rPr>
                              </w:pPr>
                              <w:r>
                                <w:rPr>
                                  <w:rFonts w:ascii="Times New Roman" w:hAnsi="Times New Roman" w:cs="Times New Roman"/>
                                </w:rPr>
                                <w:t>Część 2</w:t>
                              </w:r>
                            </w:p>
                            <w:p w:rsidR="001E0B47" w:rsidRPr="00836B1C" w:rsidRDefault="001E0B47" w:rsidP="00C8078D">
                              <w:pPr>
                                <w:jc w:val="center"/>
                                <w:rPr>
                                  <w:rFonts w:ascii="Times New Roman" w:hAnsi="Times New Roman" w:cs="Times New Roman"/>
                                </w:rPr>
                              </w:pPr>
                              <w:r>
                                <w:rPr>
                                  <w:rFonts w:ascii="Times New Roman" w:hAnsi="Times New Roman" w:cs="Times New Roman"/>
                                </w:rPr>
                                <w:t>(idealna)</w:t>
                              </w:r>
                            </w:p>
                          </w:txbxContent>
                        </wps:txbx>
                        <wps:bodyPr rot="0" vert="horz" wrap="square" lIns="91440" tIns="45720" rIns="91440" bIns="45720" anchor="ctr" anchorCtr="0" upright="1">
                          <a:noAutofit/>
                        </wps:bodyPr>
                      </wps:wsp>
                      <wps:wsp>
                        <wps:cNvPr id="7456" name="Oval 7272"/>
                        <wps:cNvSpPr>
                          <a:spLocks noChangeArrowheads="1"/>
                        </wps:cNvSpPr>
                        <wps:spPr bwMode="auto">
                          <a:xfrm>
                            <a:off x="3547745" y="579120"/>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57" name="Rectangle 7273"/>
                        <wps:cNvSpPr>
                          <a:spLocks noChangeArrowheads="1"/>
                        </wps:cNvSpPr>
                        <wps:spPr bwMode="auto">
                          <a:xfrm>
                            <a:off x="36195" y="36195"/>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3551C4" w:rsidRDefault="001E0B47" w:rsidP="00C8078D">
                              <w:pPr>
                                <w:rPr>
                                  <w:rFonts w:ascii="Times New Roman" w:hAnsi="Times New Roman" w:cs="Times New Roman"/>
                                </w:rPr>
                              </w:pPr>
                              <w:r w:rsidRPr="003551C4">
                                <w:rPr>
                                  <w:rFonts w:ascii="Times New Roman" w:hAnsi="Times New Roman" w:cs="Times New Roman"/>
                                </w:rPr>
                                <w:t>a)</w:t>
                              </w:r>
                            </w:p>
                          </w:txbxContent>
                        </wps:txbx>
                        <wps:bodyPr rot="0" vert="horz" wrap="square" lIns="91440" tIns="45720" rIns="91440" bIns="45720" anchor="t" anchorCtr="0" upright="1">
                          <a:noAutofit/>
                        </wps:bodyPr>
                      </wps:wsp>
                      <wps:wsp>
                        <wps:cNvPr id="7458" name="Rectangle 7277"/>
                        <wps:cNvSpPr>
                          <a:spLocks noChangeArrowheads="1"/>
                        </wps:cNvSpPr>
                        <wps:spPr bwMode="auto">
                          <a:xfrm>
                            <a:off x="2750820" y="2859405"/>
                            <a:ext cx="2171700"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C8078D">
                              <w:r>
                                <w:rPr>
                                  <w:rFonts w:ascii="Times New Roman" w:hAnsi="Times New Roman" w:cs="Times New Roman"/>
                                  <w:sz w:val="20"/>
                                </w:rPr>
                                <w:t xml:space="preserve">Największy błąd kątowy orientacji części 2 nie powoduje największego przesunięcie liniowego punktu  </w:t>
                              </w:r>
                              <m:oMath>
                                <m:sSup>
                                  <m:sSupPr>
                                    <m:ctrlPr>
                                      <w:rPr>
                                        <w:rFonts w:ascii="Cambria Math"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oMath>
                            </w:p>
                            <w:p w:rsidR="001E0B47" w:rsidRPr="005F25AA" w:rsidRDefault="001E0B47" w:rsidP="00C8078D">
                              <w:pPr>
                                <w:pStyle w:val="Tekstnormalny"/>
                                <w:spacing w:line="276" w:lineRule="auto"/>
                                <w:jc w:val="left"/>
                                <w:rPr>
                                  <w:sz w:val="20"/>
                                </w:rPr>
                              </w:pPr>
                            </w:p>
                            <w:p w:rsidR="001E0B47" w:rsidRDefault="001E0B47" w:rsidP="00C8078D"/>
                          </w:txbxContent>
                        </wps:txbx>
                        <wps:bodyPr rot="0" vert="horz" wrap="square" lIns="91440" tIns="45720" rIns="91440" bIns="45720" anchor="t" anchorCtr="0" upright="1">
                          <a:noAutofit/>
                        </wps:bodyPr>
                      </wps:wsp>
                      <wps:wsp>
                        <wps:cNvPr id="7459" name="Rectangle 7279"/>
                        <wps:cNvSpPr>
                          <a:spLocks noChangeArrowheads="1"/>
                        </wps:cNvSpPr>
                        <wps:spPr bwMode="auto">
                          <a:xfrm rot="20955794">
                            <a:off x="253365" y="4204970"/>
                            <a:ext cx="2155825" cy="539750"/>
                          </a:xfrm>
                          <a:prstGeom prst="rect">
                            <a:avLst/>
                          </a:prstGeom>
                          <a:solidFill>
                            <a:schemeClr val="bg1">
                              <a:lumMod val="75000"/>
                              <a:lumOff val="0"/>
                            </a:schemeClr>
                          </a:solidFill>
                          <a:ln w="12700">
                            <a:solidFill>
                              <a:schemeClr val="tx1">
                                <a:lumMod val="100000"/>
                                <a:lumOff val="0"/>
                              </a:schemeClr>
                            </a:solidFill>
                            <a:miter lim="800000"/>
                            <a:headEnd/>
                            <a:tailEnd/>
                          </a:ln>
                        </wps:spPr>
                        <wps:txbx>
                          <w:txbxContent>
                            <w:p w:rsidR="001E0B47" w:rsidRDefault="001E0B47" w:rsidP="00C8078D">
                              <w:pPr>
                                <w:jc w:val="center"/>
                                <w:rPr>
                                  <w:rFonts w:ascii="Times New Roman" w:hAnsi="Times New Roman" w:cs="Times New Roman"/>
                                </w:rPr>
                              </w:pPr>
                            </w:p>
                            <w:p w:rsidR="001E0B47" w:rsidRPr="00C2080F" w:rsidRDefault="001E0B47" w:rsidP="00C8078D">
                              <w:pPr>
                                <w:rPr>
                                  <w:rFonts w:ascii="Times New Roman" w:hAnsi="Times New Roman" w:cs="Times New Roman"/>
                                </w:rPr>
                              </w:pPr>
                              <w:r>
                                <w:rPr>
                                  <w:rFonts w:ascii="Times New Roman" w:hAnsi="Times New Roman" w:cs="Times New Roman"/>
                                </w:rPr>
                                <w:t xml:space="preserve">             C</w:t>
                              </w:r>
                              <w:r w:rsidRPr="00C2080F">
                                <w:rPr>
                                  <w:rFonts w:ascii="Times New Roman" w:hAnsi="Times New Roman" w:cs="Times New Roman"/>
                                </w:rPr>
                                <w:t>zęść</w:t>
                              </w:r>
                              <w:r>
                                <w:rPr>
                                  <w:rFonts w:ascii="Times New Roman" w:hAnsi="Times New Roman" w:cs="Times New Roman"/>
                                </w:rPr>
                                <w:t xml:space="preserve"> 1</w:t>
                              </w:r>
                              <w:r w:rsidRPr="00C2080F">
                                <w:rPr>
                                  <w:rFonts w:ascii="Times New Roman" w:hAnsi="Times New Roman" w:cs="Times New Roman"/>
                                </w:rPr>
                                <w:t>w łańcuchu</w:t>
                              </w:r>
                            </w:p>
                          </w:txbxContent>
                        </wps:txbx>
                        <wps:bodyPr rot="0" vert="horz" wrap="square" lIns="91440" tIns="45720" rIns="91440" bIns="0" anchor="t" anchorCtr="0" upright="1">
                          <a:noAutofit/>
                        </wps:bodyPr>
                      </wps:wsp>
                      <wps:wsp>
                        <wps:cNvPr id="7460" name="Rectangle 7280"/>
                        <wps:cNvSpPr>
                          <a:spLocks noChangeArrowheads="1"/>
                        </wps:cNvSpPr>
                        <wps:spPr bwMode="auto">
                          <a:xfrm>
                            <a:off x="3381375" y="376428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A0238" w:rsidRDefault="001E0B47" w:rsidP="00C8078D">
                              <w:pPr>
                                <w:rPr>
                                  <w:sz w:val="20"/>
                                </w:rPr>
                              </w:pPr>
                              <m:oMathPara>
                                <m:oMath>
                                  <m:sSup>
                                    <m:sSupPr>
                                      <m:ctrlPr>
                                        <w:rPr>
                                          <w:rFonts w:ascii="Cambria Math" w:hAnsi="Cambria Math"/>
                                          <w:sz w:val="20"/>
                                        </w:rPr>
                                      </m:ctrlPr>
                                    </m:sSupPr>
                                    <m:e>
                                      <m:r>
                                        <m:rPr>
                                          <m:sty m:val="p"/>
                                        </m:rPr>
                                        <w:rPr>
                                          <w:rFonts w:ascii="Cambria Math" w:hAnsi="Cambria Math"/>
                                          <w:sz w:val="20"/>
                                        </w:rPr>
                                        <m:t>A</m:t>
                                      </m:r>
                                    </m:e>
                                    <m:sup>
                                      <m:r>
                                        <m:rPr>
                                          <m:sty m:val="p"/>
                                        </m:rPr>
                                        <w:rPr>
                                          <w:rFonts w:ascii="Cambria Math" w:hAnsi="Cambria Math"/>
                                          <w:sz w:val="20"/>
                                        </w:rPr>
                                        <m:t>'</m:t>
                                      </m:r>
                                    </m:sup>
                                  </m:sSup>
                                </m:oMath>
                              </m:oMathPara>
                            </w:p>
                          </w:txbxContent>
                        </wps:txbx>
                        <wps:bodyPr rot="0" vert="horz" wrap="square" lIns="91440" tIns="45720" rIns="91440" bIns="45720" anchor="t" anchorCtr="0" upright="1">
                          <a:noAutofit/>
                        </wps:bodyPr>
                      </wps:wsp>
                      <wps:wsp>
                        <wps:cNvPr id="7461" name="Rectangle 7281"/>
                        <wps:cNvSpPr>
                          <a:spLocks noChangeArrowheads="1"/>
                        </wps:cNvSpPr>
                        <wps:spPr bwMode="auto">
                          <a:xfrm>
                            <a:off x="2337435" y="4010025"/>
                            <a:ext cx="1080135" cy="542925"/>
                          </a:xfrm>
                          <a:prstGeom prst="rect">
                            <a:avLst/>
                          </a:prstGeom>
                          <a:solidFill>
                            <a:schemeClr val="bg1">
                              <a:lumMod val="85000"/>
                              <a:lumOff val="0"/>
                            </a:schemeClr>
                          </a:solidFill>
                          <a:ln w="12700">
                            <a:solidFill>
                              <a:schemeClr val="tx1">
                                <a:lumMod val="100000"/>
                                <a:lumOff val="0"/>
                              </a:schemeClr>
                            </a:solidFill>
                            <a:miter lim="800000"/>
                            <a:headEnd/>
                            <a:tailEnd/>
                          </a:ln>
                        </wps:spPr>
                        <wps:txbx>
                          <w:txbxContent>
                            <w:p w:rsidR="001E0B47" w:rsidRDefault="001E0B47" w:rsidP="00C8078D">
                              <w:pPr>
                                <w:jc w:val="center"/>
                                <w:rPr>
                                  <w:rFonts w:ascii="Times New Roman" w:hAnsi="Times New Roman" w:cs="Times New Roman"/>
                                </w:rPr>
                              </w:pPr>
                              <w:r>
                                <w:rPr>
                                  <w:rFonts w:ascii="Times New Roman" w:hAnsi="Times New Roman" w:cs="Times New Roman"/>
                                </w:rPr>
                                <w:t>Część 2</w:t>
                              </w:r>
                            </w:p>
                            <w:p w:rsidR="001E0B47" w:rsidRDefault="001E0B47" w:rsidP="00C8078D">
                              <w:pPr>
                                <w:jc w:val="center"/>
                                <w:rPr>
                                  <w:rFonts w:ascii="Times New Roman" w:hAnsi="Times New Roman" w:cs="Times New Roman"/>
                                </w:rPr>
                              </w:pPr>
                              <w:r>
                                <w:rPr>
                                  <w:rFonts w:ascii="Times New Roman" w:hAnsi="Times New Roman" w:cs="Times New Roman"/>
                                </w:rPr>
                                <w:t>(skalibrowana)</w:t>
                              </w:r>
                            </w:p>
                          </w:txbxContent>
                        </wps:txbx>
                        <wps:bodyPr rot="0" vert="horz" wrap="square" lIns="0" tIns="45720" rIns="0" bIns="0" anchor="ctr" anchorCtr="0" upright="1">
                          <a:noAutofit/>
                        </wps:bodyPr>
                      </wps:wsp>
                      <wps:wsp>
                        <wps:cNvPr id="7462" name="Oval 7282"/>
                        <wps:cNvSpPr>
                          <a:spLocks noChangeArrowheads="1"/>
                        </wps:cNvSpPr>
                        <wps:spPr bwMode="auto">
                          <a:xfrm>
                            <a:off x="3366135" y="398208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63" name="Rectangle 7283"/>
                        <wps:cNvSpPr>
                          <a:spLocks noChangeArrowheads="1"/>
                        </wps:cNvSpPr>
                        <wps:spPr bwMode="auto">
                          <a:xfrm>
                            <a:off x="2497455" y="4705350"/>
                            <a:ext cx="2171700"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2A3905" w:rsidRDefault="001E0B47" w:rsidP="00C8078D">
                              <w:pPr>
                                <w:rPr>
                                  <w:sz w:val="20"/>
                                  <w:szCs w:val="20"/>
                                </w:rPr>
                              </w:pPr>
                              <w:r w:rsidRPr="002A3905">
                                <w:rPr>
                                  <w:rFonts w:ascii="Times New Roman" w:hAnsi="Times New Roman" w:cs="Times New Roman"/>
                                  <w:sz w:val="20"/>
                                  <w:szCs w:val="20"/>
                                </w:rPr>
                                <w:t xml:space="preserve">Orientacja części 2 jest nominalna, jednak punkt </w:t>
                              </w:r>
                              <m:oMath>
                                <m:sSup>
                                  <m:sSupPr>
                                    <m:ctrlPr>
                                      <w:rPr>
                                        <w:rFonts w:ascii="Cambria Math" w:hAnsi="Cambria Math"/>
                                        <w:sz w:val="20"/>
                                        <w:szCs w:val="20"/>
                                      </w:rPr>
                                    </m:ctrlPr>
                                  </m:sSupPr>
                                  <m:e>
                                    <m:r>
                                      <m:rPr>
                                        <m:sty m:val="p"/>
                                      </m:rPr>
                                      <w:rPr>
                                        <w:rFonts w:ascii="Cambria Math" w:eastAsiaTheme="minorEastAsia" w:hAnsi="Cambria Math"/>
                                        <w:sz w:val="20"/>
                                        <w:szCs w:val="20"/>
                                      </w:rPr>
                                      <m:t>A</m:t>
                                    </m:r>
                                  </m:e>
                                  <m:sup>
                                    <m:r>
                                      <m:rPr>
                                        <m:sty m:val="p"/>
                                      </m:rPr>
                                      <w:rPr>
                                        <w:rFonts w:ascii="Cambria Math" w:eastAsiaTheme="minorEastAsia" w:hAnsi="Cambria Math"/>
                                        <w:sz w:val="20"/>
                                        <w:szCs w:val="20"/>
                                      </w:rPr>
                                      <m:t>'</m:t>
                                    </m:r>
                                  </m:sup>
                                </m:sSup>
                              </m:oMath>
                              <w:r w:rsidRPr="002A390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nadal </w:t>
                              </w:r>
                              <w:r w:rsidRPr="002A3905">
                                <w:rPr>
                                  <w:rFonts w:ascii="Times New Roman" w:eastAsiaTheme="minorEastAsia" w:hAnsi="Times New Roman" w:cs="Times New Roman"/>
                                  <w:sz w:val="20"/>
                                  <w:szCs w:val="20"/>
                                </w:rPr>
                                <w:t>jest obarczony błędem liniowym</w:t>
                              </w:r>
                            </w:p>
                            <w:p w:rsidR="001E0B47" w:rsidRPr="005F25AA" w:rsidRDefault="001E0B47" w:rsidP="00C8078D">
                              <w:pPr>
                                <w:pStyle w:val="Tekstnormalny"/>
                                <w:spacing w:line="276" w:lineRule="auto"/>
                                <w:jc w:val="left"/>
                                <w:rPr>
                                  <w:sz w:val="20"/>
                                </w:rPr>
                              </w:pPr>
                            </w:p>
                            <w:p w:rsidR="001E0B47" w:rsidRDefault="001E0B47" w:rsidP="00C8078D"/>
                          </w:txbxContent>
                        </wps:txbx>
                        <wps:bodyPr rot="0" vert="horz" wrap="square" lIns="91440" tIns="45720" rIns="91440" bIns="45720" anchor="t" anchorCtr="0" upright="1">
                          <a:noAutofit/>
                        </wps:bodyPr>
                      </wps:wsp>
                    </wpc:wpc>
                  </a:graphicData>
                </a:graphic>
              </wp:inline>
            </w:drawing>
          </mc:Choice>
          <mc:Fallback>
            <w:pict>
              <v:group id="Kanwa 7257" o:spid="_x0000_s1220" editas="canvas" style="width:390.45pt;height:424.65pt;mso-position-horizontal-relative:char;mso-position-vertical-relative:line" coordsize="49587,5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">
                <v:shape id="_x0000_s1221" type="#_x0000_t75" style="position:absolute;width:49587;height:53930;visibility:visible;mso-wrap-style:square">
                  <v:fill o:detectmouseclick="t"/>
                  <v:path o:connecttype="none"/>
                </v:shape>
                <v:rect id="Rectangle 7259" o:spid="_x0000_s1222" style="position:absolute;left:2673;top:24314;width:21558;height:5397;rotation:-70364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xcUA&#10;AADdAAAADwAAAGRycy9kb3ducmV2LnhtbESPQWsCMRSE7wX/Q3iCN81atlVWo4jU0lI8aNv76+a5&#10;Wdy8LEnU3X/fFIQeh5n5hlmuO9uIK/lQO1YwnWQgiEuna64UfH3uxnMQISJrbByTgp4CrFeDhyUW&#10;2t34QNdjrESCcChQgYmxLaQMpSGLYeJa4uSdnLcYk/SV1B5vCW4b+Zhlz9JizWnBYEtbQ+X5eLEK&#10;cn3pnz5eNr37ed9/z+UpN/7VKTUadpsFiEhd/A/f229awSzPZ/D3Jj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b7FxQAAAN0AAAAPAAAAAAAAAAAAAAAAAJgCAABkcnMv&#10;ZG93bnJldi54bWxQSwUGAAAAAAQABAD1AAAAigMAAAAA&#10;" fillcolor="#bfbfbf [2412]" strokecolor="black [3213]" strokeweight="1pt">
                  <v:textbox inset=",,,0">
                    <w:txbxContent>
                      <w:p w:rsidR="001E0B47" w:rsidRDefault="001E0B47" w:rsidP="00C8078D">
                        <w:pPr>
                          <w:jc w:val="center"/>
                          <w:rPr>
                            <w:rFonts w:ascii="Times New Roman" w:hAnsi="Times New Roman" w:cs="Times New Roman"/>
                          </w:rPr>
                        </w:pPr>
                      </w:p>
                      <w:p w:rsidR="001E0B47" w:rsidRPr="00C2080F" w:rsidRDefault="001E0B47" w:rsidP="00C8078D">
                        <w:pPr>
                          <w:rPr>
                            <w:rFonts w:ascii="Times New Roman" w:hAnsi="Times New Roman" w:cs="Times New Roman"/>
                          </w:rPr>
                        </w:pPr>
                        <w:r>
                          <w:rPr>
                            <w:rFonts w:ascii="Times New Roman" w:hAnsi="Times New Roman" w:cs="Times New Roman"/>
                          </w:rPr>
                          <w:t xml:space="preserve">             C</w:t>
                        </w:r>
                        <w:r w:rsidRPr="00C2080F">
                          <w:rPr>
                            <w:rFonts w:ascii="Times New Roman" w:hAnsi="Times New Roman" w:cs="Times New Roman"/>
                          </w:rPr>
                          <w:t>zęść</w:t>
                        </w:r>
                        <w:r>
                          <w:rPr>
                            <w:rFonts w:ascii="Times New Roman" w:hAnsi="Times New Roman" w:cs="Times New Roman"/>
                          </w:rPr>
                          <w:t xml:space="preserve"> 1</w:t>
                        </w:r>
                        <w:r w:rsidRPr="00C2080F">
                          <w:rPr>
                            <w:rFonts w:ascii="Times New Roman" w:hAnsi="Times New Roman" w:cs="Times New Roman"/>
                          </w:rPr>
                          <w:t>w łańcuchu</w:t>
                        </w:r>
                      </w:p>
                    </w:txbxContent>
                  </v:textbox>
                </v:rect>
                <v:rect id="Rectangle 7260" o:spid="_x0000_s1223" style="position:absolute;left:33820;top:17735;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kco8QA&#10;AADdAAAADwAAAGRycy9kb3ducmV2LnhtbERPy2rCQBTdF/yH4QrdFJ1YpEp0DBIoDaUgxsf6krkm&#10;wcydmJkm6d93FoUuD+e9TUbTiJ46V1tWsJhHIIgLq2suFZxP77M1COeRNTaWScEPOUh2k6ctxtoO&#10;fKQ+96UIIexiVFB538ZSuqIig25uW+LA3Wxn0AfYlVJ3OIRw08jXKHqTBmsODRW2lFZU3PNvo2Ao&#10;Dv319PUhDy/XzPIje6T55VOp5+m434DwNPp/8Z870wpWy2WYG96EJ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JHKPEAAAA3QAAAA8AAAAAAAAAAAAAAAAAmAIAAGRycy9k&#10;b3ducmV2LnhtbFBLBQYAAAAABAAEAPUAAACJAwAAAAA=&#10;" filled="f" stroked="f">
                  <v:textbox>
                    <w:txbxContent>
                      <w:p w:rsidR="001E0B47" w:rsidRPr="005A0238" w:rsidRDefault="001E0B47" w:rsidP="00C8078D">
                        <w:pPr>
                          <w:rPr>
                            <w:sz w:val="20"/>
                          </w:rPr>
                        </w:pPr>
                        <m:oMathPara>
                          <m:oMath>
                            <m:sSup>
                              <m:sSupPr>
                                <m:ctrlPr>
                                  <w:rPr>
                                    <w:rFonts w:ascii="Cambria Math" w:hAnsi="Cambria Math"/>
                                    <w:sz w:val="20"/>
                                  </w:rPr>
                                </m:ctrlPr>
                              </m:sSupPr>
                              <m:e>
                                <m:r>
                                  <m:rPr>
                                    <m:sty m:val="p"/>
                                  </m:rPr>
                                  <w:rPr>
                                    <w:rFonts w:ascii="Cambria Math" w:hAnsi="Cambria Math"/>
                                    <w:sz w:val="20"/>
                                  </w:rPr>
                                  <m:t>A</m:t>
                                </m:r>
                              </m:e>
                              <m:sup>
                                <m:r>
                                  <m:rPr>
                                    <m:sty m:val="p"/>
                                  </m:rPr>
                                  <w:rPr>
                                    <w:rFonts w:ascii="Cambria Math" w:hAnsi="Cambria Math"/>
                                    <w:sz w:val="20"/>
                                  </w:rPr>
                                  <m:t>'</m:t>
                                </m:r>
                              </m:sup>
                            </m:sSup>
                          </m:oMath>
                        </m:oMathPara>
                      </w:p>
                    </w:txbxContent>
                  </v:textbox>
                </v:rect>
                <v:rect id="Rectangle 7261" o:spid="_x0000_s1224" style="position:absolute;left:361;top:17011;width:325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W5OMcA&#10;AADdAAAADwAAAGRycy9kb3ducmV2LnhtbESP3WrCQBSE7wt9h+UUvBHdWMRqdBURSkMpSOPP9SF7&#10;TILZszG7JunbdwtCL4eZ+YZZbXpTiZYaV1pWMBlHIIgzq0vOFRwP76M5COeRNVaWScEPOdisn59W&#10;GGvb8Te1qc9FgLCLUUHhfR1L6bKCDLqxrYmDd7GNQR9kk0vdYBfgppKvUTSTBksOCwXWtCsou6Z3&#10;o6DL9u358PUh98NzYvmW3Hbp6VOpwUu/XYLw1Pv/8KOdaAVv0+kC/t6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FuTjHAAAA3QAAAA8AAAAAAAAAAAAAAAAAmAIAAGRy&#10;cy9kb3ducmV2LnhtbFBLBQYAAAAABAAEAPUAAACMAwAAAAA=&#10;" filled="f" stroked="f">
                  <v:textbox>
                    <w:txbxContent>
                      <w:p w:rsidR="001E0B47" w:rsidRPr="003551C4" w:rsidRDefault="001E0B47" w:rsidP="00C8078D">
                        <w:pPr>
                          <w:rPr>
                            <w:rFonts w:ascii="Times New Roman" w:hAnsi="Times New Roman" w:cs="Times New Roman"/>
                          </w:rPr>
                        </w:pPr>
                        <w:r>
                          <w:rPr>
                            <w:rFonts w:ascii="Times New Roman" w:hAnsi="Times New Roman" w:cs="Times New Roman"/>
                          </w:rPr>
                          <w:t>b</w:t>
                        </w:r>
                        <w:r w:rsidRPr="003551C4">
                          <w:rPr>
                            <w:rFonts w:ascii="Times New Roman" w:hAnsi="Times New Roman" w:cs="Times New Roman"/>
                          </w:rPr>
                          <w:t>)</w:t>
                        </w:r>
                      </w:p>
                    </w:txbxContent>
                  </v:textbox>
                </v:rect>
                <v:rect id="Rectangle 7262" o:spid="_x0000_s1225" style="position:absolute;left:361;top:34023;width:325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GeMQA&#10;AADdAAAADwAAAGRycy9kb3ducmV2LnhtbERPy2rCQBTdF/yH4QrdFJ20tCrRSShCaSgFMT7Wl8w1&#10;CWbuxMw0Sf++syi4PJz3Jh1NI3rqXG1ZwfM8AkFcWF1zqeB4+JitQDiPrLGxTAp+yUGaTB42GGs7&#10;8J763JcihLCLUUHlfRtL6YqKDLq5bYkDd7GdQR9gV0rd4RDCTSNfomghDdYcGipsaVtRcc1/jIKh&#10;2PXnw/en3D2dM8u37LbNT19KPU7H9zUIT6O/i//dmVawfH0L+8Ob8AR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mhnjEAAAA3QAAAA8AAAAAAAAAAAAAAAAAmAIAAGRycy9k&#10;b3ducmV2LnhtbFBLBQYAAAAABAAEAPUAAACJAwAAAAA=&#10;" filled="f" stroked="f">
                  <v:textbox>
                    <w:txbxContent>
                      <w:p w:rsidR="001E0B47" w:rsidRPr="003551C4" w:rsidRDefault="001E0B47" w:rsidP="00C8078D">
                        <w:pPr>
                          <w:rPr>
                            <w:rFonts w:ascii="Times New Roman" w:hAnsi="Times New Roman" w:cs="Times New Roman"/>
                          </w:rPr>
                        </w:pPr>
                        <w:r>
                          <w:rPr>
                            <w:rFonts w:ascii="Times New Roman" w:hAnsi="Times New Roman" w:cs="Times New Roman"/>
                          </w:rPr>
                          <w:t>c</w:t>
                        </w:r>
                        <w:r w:rsidRPr="003551C4">
                          <w:rPr>
                            <w:rFonts w:ascii="Times New Roman" w:hAnsi="Times New Roman" w:cs="Times New Roman"/>
                          </w:rPr>
                          <w:t>)</w:t>
                        </w:r>
                      </w:p>
                    </w:txbxContent>
                  </v:textbox>
                </v:rect>
                <v:rect id="Rectangle 7264" o:spid="_x0000_s1226" style="position:absolute;left:23850;top:21215;width:10801;height:5429;rotation:-7628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83Z8YA&#10;AADdAAAADwAAAGRycy9kb3ducmV2LnhtbESP3WrCQBSE7wu+w3IE7+pG0Sqpq4ho8ULqXx/gkD1N&#10;QrNnQ3bNpj69Wyh4OczMN8xi1ZlKtNS40rKC0TABQZxZXXKu4Ou6e52DcB5ZY2WZFPySg9Wy97LA&#10;VNvAZ2ovPhcRwi5FBYX3dSqlywoy6Ia2Jo7et20M+iibXOoGQ4SbSo6T5E0aLDkuFFjTpqDs53Iz&#10;Cg543Z6q0Jbhbmb3zzqMJ6fjh1KDfrd+B+Gp88/wf3uvFcwm0xH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83Z8YAAADdAAAADwAAAAAAAAAAAAAAAACYAgAAZHJz&#10;L2Rvd25yZXYueG1sUEsFBgAAAAAEAAQA9QAAAIsDAAAAAA==&#10;" fillcolor="#d8d8d8 [2732]" strokecolor="black [3213]" strokeweight="1pt">
                  <v:textbox inset="0,,0,0">
                    <w:txbxContent>
                      <w:p w:rsidR="001E0B47" w:rsidRDefault="001E0B47" w:rsidP="00C8078D">
                        <w:pPr>
                          <w:jc w:val="center"/>
                          <w:rPr>
                            <w:rFonts w:ascii="Times New Roman" w:hAnsi="Times New Roman" w:cs="Times New Roman"/>
                          </w:rPr>
                        </w:pPr>
                        <w:r>
                          <w:rPr>
                            <w:rFonts w:ascii="Times New Roman" w:hAnsi="Times New Roman" w:cs="Times New Roman"/>
                          </w:rPr>
                          <w:t>Część 2</w:t>
                        </w:r>
                      </w:p>
                      <w:p w:rsidR="001E0B47" w:rsidRDefault="001E0B47" w:rsidP="00C8078D">
                        <w:pPr>
                          <w:jc w:val="center"/>
                          <w:rPr>
                            <w:rFonts w:ascii="Times New Roman" w:hAnsi="Times New Roman" w:cs="Times New Roman"/>
                          </w:rPr>
                        </w:pPr>
                        <w:r>
                          <w:rPr>
                            <w:rFonts w:ascii="Times New Roman" w:hAnsi="Times New Roman" w:cs="Times New Roman"/>
                          </w:rPr>
                          <w:t>(nieskalibrowana)</w:t>
                        </w:r>
                      </w:p>
                    </w:txbxContent>
                  </v:textbox>
                </v:rect>
                <v:oval id="Oval 7265" o:spid="_x0000_s1227" style="position:absolute;left:33667;top:19913;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sTscA&#10;AADdAAAADwAAAGRycy9kb3ducmV2LnhtbESPzW7CMBCE70i8g7WVuIFTREOVYlBaCal/l6bQ8xIv&#10;iWm8TmMXwtvXSJU4jmbmG81i1dtGHKnzxrGC20kCgrh02nClYPO5Ht+D8AFZY+OYFJzJw2o5HCww&#10;0+7EH3QsQiUihH2GCuoQ2kxKX9Zk0U9cSxy9vesshii7SuoOTxFuGzlNklRaNBwXamzpqabyu/i1&#10;CvIXU7ya9P1t+zX70Y+HnQ9pXio1uunzBxCB+nAN/7eftYL57G4Kl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RrE7HAAAA3QAAAA8AAAAAAAAAAAAAAAAAmAIAAGRy&#10;cy9kb3ducmV2LnhtbFBLBQYAAAAABAAEAPUAAACMAwAAAAA=&#10;" fillcolor="black [3213]"/>
                <v:rect id="Rectangle 7269" o:spid="_x0000_s1228" style="position:absolute;left:3981;top:6184;width:31852;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ar8gA&#10;AADdAAAADwAAAGRycy9kb3ducmV2LnhtbESPW2sCMRSE3wv9D+EIfatZ7UXZGqVIxSL44AX18XRz&#10;9oKbk2UTNfrrG6HQx2FmvmFGk2BqcabWVZYV9LoJCOLM6ooLBdvN7HkIwnlkjbVlUnAlB5Px48MI&#10;U20vvKLz2hciQtilqKD0vkmldFlJBl3XNsTRy21r0EfZFlK3eIlwU8t+krxLgxXHhRIbmpaUHdcn&#10;o2Cxz4+HoE/L3fxrdw3z5jbLf25KPXXC5wcIT8H/h//a31rB4PXtBe5v4hOQ4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y9qvyAAAAN0AAAAPAAAAAAAAAAAAAAAAAJgCAABk&#10;cnMvZG93bnJldi54bWxQSwUGAAAAAAQABAD1AAAAjQMAAAAA&#10;" fillcolor="#bfbfbf [2412]" strokecolor="black [3213]" strokeweight="1pt">
                  <v:textbox inset=",,,0">
                    <w:txbxContent>
                      <w:p w:rsidR="001E0B47" w:rsidRDefault="001E0B47" w:rsidP="00C8078D">
                        <w:pPr>
                          <w:ind w:firstLine="708"/>
                          <w:rPr>
                            <w:rFonts w:ascii="Times New Roman" w:hAnsi="Times New Roman" w:cs="Times New Roman"/>
                          </w:rPr>
                        </w:pPr>
                        <w:r>
                          <w:rPr>
                            <w:rFonts w:ascii="Times New Roman" w:hAnsi="Times New Roman" w:cs="Times New Roman"/>
                          </w:rPr>
                          <w:t>C</w:t>
                        </w:r>
                        <w:r w:rsidRPr="00C2080F">
                          <w:rPr>
                            <w:rFonts w:ascii="Times New Roman" w:hAnsi="Times New Roman" w:cs="Times New Roman"/>
                          </w:rPr>
                          <w:t>zęść</w:t>
                        </w:r>
                        <w:r>
                          <w:rPr>
                            <w:rFonts w:ascii="Times New Roman" w:hAnsi="Times New Roman" w:cs="Times New Roman"/>
                          </w:rPr>
                          <w:t xml:space="preserve"> 1</w:t>
                        </w:r>
                        <w:r w:rsidRPr="00C2080F">
                          <w:rPr>
                            <w:rFonts w:ascii="Times New Roman" w:hAnsi="Times New Roman" w:cs="Times New Roman"/>
                          </w:rPr>
                          <w:t>w łańcuchu</w:t>
                        </w:r>
                      </w:p>
                      <w:p w:rsidR="001E0B47" w:rsidRPr="00C2080F" w:rsidRDefault="001E0B47" w:rsidP="00C8078D">
                        <w:pPr>
                          <w:ind w:left="708"/>
                          <w:rPr>
                            <w:rFonts w:ascii="Times New Roman" w:hAnsi="Times New Roman" w:cs="Times New Roman"/>
                          </w:rPr>
                        </w:pPr>
                        <w:r>
                          <w:rPr>
                            <w:rFonts w:ascii="Times New Roman" w:hAnsi="Times New Roman" w:cs="Times New Roman"/>
                          </w:rPr>
                          <w:t xml:space="preserve">        (idealna)</w:t>
                        </w:r>
                      </w:p>
                    </w:txbxContent>
                  </v:textbox>
                </v:rect>
                <v:rect id="Rectangle 7270" o:spid="_x0000_s1229" style="position:absolute;left:35267;top:3619;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2Ae8cA&#10;AADdAAAADwAAAGRycy9kb3ducmV2LnhtbESP3WrCQBSE7wt9h+UUvBHdWLRKdBURSkMpSOPP9SF7&#10;TILZszG7JunbdwtCL4eZ+YZZbXpTiZYaV1pWMBlHIIgzq0vOFRwP76MFCOeRNVaWScEPOdisn59W&#10;GGvb8Te1qc9FgLCLUUHhfR1L6bKCDLqxrYmDd7GNQR9kk0vdYBfgppKvUfQmDZYcFgqsaVdQdk3v&#10;RkGX7dvz4etD7ofnxPItue3S06dSg5d+uwThqff/4Uc70Qrm09kU/t6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gHvHAAAA3QAAAA8AAAAAAAAAAAAAAAAAmAIAAGRy&#10;cy9kb3ducmV2LnhtbFBLBQYAAAAABAAEAPUAAACMAwAAAAA=&#10;" filled="f" stroked="f">
                  <v:textbox>
                    <w:txbxContent>
                      <w:p w:rsidR="001E0B47" w:rsidRPr="005A0238" w:rsidRDefault="001E0B47" w:rsidP="00C8078D">
                        <w:pPr>
                          <w:rPr>
                            <w:sz w:val="20"/>
                          </w:rPr>
                        </w:pPr>
                        <m:oMathPara>
                          <m:oMath>
                            <m:r>
                              <m:rPr>
                                <m:sty m:val="p"/>
                              </m:rPr>
                              <w:rPr>
                                <w:rFonts w:ascii="Cambria Math" w:hAnsi="Cambria Math"/>
                                <w:sz w:val="20"/>
                              </w:rPr>
                              <m:t>A</m:t>
                            </m:r>
                          </m:oMath>
                        </m:oMathPara>
                      </w:p>
                    </w:txbxContent>
                  </v:textbox>
                </v:rect>
                <v:rect id="Rectangle 7271" o:spid="_x0000_s1230" style="position:absolute;left:25031;top:6184;width:10802;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L4DcMA&#10;AADdAAAADwAAAGRycy9kb3ducmV2LnhtbESPW4vCMBSE3wX/QzjCvmm6sl7oGkUKgu5bvbwfmrNN&#10;2eakNtHWf78RBB+HmfmGWW16W4s7tb5yrOBzkoAgLpyuuFRwPu3GSxA+IGusHZOCB3nYrIeDFaba&#10;dZzT/RhKESHsU1RgQmhSKX1hyKKfuIY4er+utRiibEupW+wi3NZymiRzabHiuGCwocxQ8Xe8WQVJ&#10;ebieXHfozJKzLHvU+Q9ecqU+Rv32G0SgPrzDr/ZeK1h8zWbwfBOf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L4DcMAAADdAAAADwAAAAAAAAAAAAAAAACYAgAAZHJzL2Rv&#10;d25yZXYueG1sUEsFBgAAAAAEAAQA9QAAAIgDAAAAAA==&#10;" fillcolor="#d8d8d8 [2732]" strokecolor="black [3213]" strokeweight="1pt">
                  <v:textbox>
                    <w:txbxContent>
                      <w:p w:rsidR="001E0B47" w:rsidRDefault="001E0B47" w:rsidP="00C8078D">
                        <w:pPr>
                          <w:jc w:val="center"/>
                          <w:rPr>
                            <w:rFonts w:ascii="Times New Roman" w:hAnsi="Times New Roman" w:cs="Times New Roman"/>
                          </w:rPr>
                        </w:pPr>
                        <w:r>
                          <w:rPr>
                            <w:rFonts w:ascii="Times New Roman" w:hAnsi="Times New Roman" w:cs="Times New Roman"/>
                          </w:rPr>
                          <w:t>Część 2</w:t>
                        </w:r>
                      </w:p>
                      <w:p w:rsidR="001E0B47" w:rsidRPr="00836B1C" w:rsidRDefault="001E0B47" w:rsidP="00C8078D">
                        <w:pPr>
                          <w:jc w:val="center"/>
                          <w:rPr>
                            <w:rFonts w:ascii="Times New Roman" w:hAnsi="Times New Roman" w:cs="Times New Roman"/>
                          </w:rPr>
                        </w:pPr>
                        <w:r>
                          <w:rPr>
                            <w:rFonts w:ascii="Times New Roman" w:hAnsi="Times New Roman" w:cs="Times New Roman"/>
                          </w:rPr>
                          <w:t>(idealna)</w:t>
                        </w:r>
                      </w:p>
                    </w:txbxContent>
                  </v:textbox>
                </v:rect>
                <v:oval id="Oval 7272" o:spid="_x0000_s1231" style="position:absolute;left:35477;top:5791;width:718;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qqTccA&#10;AADdAAAADwAAAGRycy9kb3ducmV2LnhtbESPT0/CQBTE7yZ8h80j8SZbCVZSWUgxMUHlYvlzfnaf&#10;7UL3be0uUL+9a2LCcTIzv8nMFr1txJk6bxwruB8lIIhLpw1XCrabl7spCB+QNTaOScEPeVjMBzcz&#10;zLS78Aedi1CJCGGfoYI6hDaT0pc1WfQj1xJH78t1FkOUXSV1h5cIt40cJ0kqLRqOCzW29FxTeSxO&#10;VkH+aoo3k67fd/vJt14ePn1I81Kp22GfP4EI1Idr+L+90goeJw8p/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qqk3HAAAA3QAAAA8AAAAAAAAAAAAAAAAAmAIAAGRy&#10;cy9kb3ducmV2LnhtbFBLBQYAAAAABAAEAPUAAACMAwAAAAA=&#10;" fillcolor="black [3213]"/>
                <v:rect id="Rectangle 7273" o:spid="_x0000_s1232" style="position:absolute;left:361;top:361;width:325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8eDMcA&#10;AADdAAAADwAAAGRycy9kb3ducmV2LnhtbESP3WrCQBSE7wu+w3IEb4puKq1KdBURSkMpiPHn+pA9&#10;JsHs2ZjdJunbdwtCL4eZ+YZZbXpTiZYaV1pW8DKJQBBnVpecKzgd38cLEM4ja6wsk4IfcrBZD55W&#10;GGvb8YHa1OciQNjFqKDwvo6ldFlBBt3E1sTBu9rGoA+yyaVusAtwU8lpFM2kwZLDQoE17QrKbum3&#10;UdBl+/Zy/PqQ++dLYvme3Hfp+VOp0bDfLkF46v1/+NFOtIL569sc/t6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PHgzHAAAA3QAAAA8AAAAAAAAAAAAAAAAAmAIAAGRy&#10;cy9kb3ducmV2LnhtbFBLBQYAAAAABAAEAPUAAACMAwAAAAA=&#10;" filled="f" stroked="f">
                  <v:textbox>
                    <w:txbxContent>
                      <w:p w:rsidR="001E0B47" w:rsidRPr="003551C4" w:rsidRDefault="001E0B47" w:rsidP="00C8078D">
                        <w:pPr>
                          <w:rPr>
                            <w:rFonts w:ascii="Times New Roman" w:hAnsi="Times New Roman" w:cs="Times New Roman"/>
                          </w:rPr>
                        </w:pPr>
                        <w:r w:rsidRPr="003551C4">
                          <w:rPr>
                            <w:rFonts w:ascii="Times New Roman" w:hAnsi="Times New Roman" w:cs="Times New Roman"/>
                          </w:rPr>
                          <w:t>a)</w:t>
                        </w:r>
                      </w:p>
                    </w:txbxContent>
                  </v:textbox>
                </v:rect>
                <v:rect id="Rectangle 7277" o:spid="_x0000_s1233" style="position:absolute;left:27508;top:28594;width:21717;height:6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KfsQA&#10;AADdAAAADwAAAGRycy9kb3ducmV2LnhtbERPy2rCQBTdF/yH4QrdFJ20tCrRSShCaSgFMT7Wl8w1&#10;CWbuxMw0Sf++syi4PJz3Jh1NI3rqXG1ZwfM8AkFcWF1zqeB4+JitQDiPrLGxTAp+yUGaTB42GGs7&#10;8J763JcihLCLUUHlfRtL6YqKDLq5bYkDd7GdQR9gV0rd4RDCTSNfomghDdYcGipsaVtRcc1/jIKh&#10;2PXnw/en3D2dM8u37LbNT19KPU7H9zUIT6O/i//dmVawfH0Lc8Ob8AR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in7EAAAA3QAAAA8AAAAAAAAAAAAAAAAAmAIAAGRycy9k&#10;b3ducmV2LnhtbFBLBQYAAAAABAAEAPUAAACJAwAAAAA=&#10;" filled="f" stroked="f">
                  <v:textbox>
                    <w:txbxContent>
                      <w:p w:rsidR="001E0B47" w:rsidRDefault="001E0B47" w:rsidP="00C8078D">
                        <w:r>
                          <w:rPr>
                            <w:rFonts w:ascii="Times New Roman" w:hAnsi="Times New Roman" w:cs="Times New Roman"/>
                            <w:sz w:val="20"/>
                          </w:rPr>
                          <w:t xml:space="preserve">Największy błąd kątowy orientacji części 2 nie powoduje największego przesunięcie liniowego punktu  </w:t>
                        </w:r>
                        <m:oMath>
                          <m:sSup>
                            <m:sSupPr>
                              <m:ctrlPr>
                                <w:rPr>
                                  <w:rFonts w:ascii="Cambria Math"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oMath>
                      </w:p>
                      <w:p w:rsidR="001E0B47" w:rsidRPr="005F25AA" w:rsidRDefault="001E0B47" w:rsidP="00C8078D">
                        <w:pPr>
                          <w:pStyle w:val="Tekstnormalny"/>
                          <w:spacing w:line="276" w:lineRule="auto"/>
                          <w:jc w:val="left"/>
                          <w:rPr>
                            <w:sz w:val="20"/>
                          </w:rPr>
                        </w:pPr>
                      </w:p>
                      <w:p w:rsidR="001E0B47" w:rsidRDefault="001E0B47" w:rsidP="00C8078D"/>
                    </w:txbxContent>
                  </v:textbox>
                </v:rect>
                <v:rect id="Rectangle 7279" o:spid="_x0000_s1234" style="position:absolute;left:2533;top:42049;width:21558;height:5398;rotation:-70364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8Z8cYA&#10;AADdAAAADwAAAGRycy9kb3ducmV2LnhtbESPT2sCMRTE74V+h/AK3mrWsra6GkVES4v04J/eXzfP&#10;zdLNy5JE3f32TaHQ4zAzv2Hmy8424ko+1I4VjIYZCOLS6ZorBafj9nECIkRkjY1jUtBTgOXi/m6O&#10;hXY33tP1ECuRIBwKVGBibAspQ2nIYhi6ljh5Z+ctxiR9JbXHW4LbRj5l2bO0WHNaMNjS2lD5fbhY&#10;Bbm+9OPdZtW7r/ePz4k858a/OqUGD91qBiJSF//Df+03reAlH0/h901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8Z8cYAAADdAAAADwAAAAAAAAAAAAAAAACYAgAAZHJz&#10;L2Rvd25yZXYueG1sUEsFBgAAAAAEAAQA9QAAAIsDAAAAAA==&#10;" fillcolor="#bfbfbf [2412]" strokecolor="black [3213]" strokeweight="1pt">
                  <v:textbox inset=",,,0">
                    <w:txbxContent>
                      <w:p w:rsidR="001E0B47" w:rsidRDefault="001E0B47" w:rsidP="00C8078D">
                        <w:pPr>
                          <w:jc w:val="center"/>
                          <w:rPr>
                            <w:rFonts w:ascii="Times New Roman" w:hAnsi="Times New Roman" w:cs="Times New Roman"/>
                          </w:rPr>
                        </w:pPr>
                      </w:p>
                      <w:p w:rsidR="001E0B47" w:rsidRPr="00C2080F" w:rsidRDefault="001E0B47" w:rsidP="00C8078D">
                        <w:pPr>
                          <w:rPr>
                            <w:rFonts w:ascii="Times New Roman" w:hAnsi="Times New Roman" w:cs="Times New Roman"/>
                          </w:rPr>
                        </w:pPr>
                        <w:r>
                          <w:rPr>
                            <w:rFonts w:ascii="Times New Roman" w:hAnsi="Times New Roman" w:cs="Times New Roman"/>
                          </w:rPr>
                          <w:t xml:space="preserve">             C</w:t>
                        </w:r>
                        <w:r w:rsidRPr="00C2080F">
                          <w:rPr>
                            <w:rFonts w:ascii="Times New Roman" w:hAnsi="Times New Roman" w:cs="Times New Roman"/>
                          </w:rPr>
                          <w:t>zęść</w:t>
                        </w:r>
                        <w:r>
                          <w:rPr>
                            <w:rFonts w:ascii="Times New Roman" w:hAnsi="Times New Roman" w:cs="Times New Roman"/>
                          </w:rPr>
                          <w:t xml:space="preserve"> 1</w:t>
                        </w:r>
                        <w:r w:rsidRPr="00C2080F">
                          <w:rPr>
                            <w:rFonts w:ascii="Times New Roman" w:hAnsi="Times New Roman" w:cs="Times New Roman"/>
                          </w:rPr>
                          <w:t>w łańcuchu</w:t>
                        </w:r>
                      </w:p>
                    </w:txbxContent>
                  </v:textbox>
                </v:rect>
                <v:rect id="Rectangle 7280" o:spid="_x0000_s1235" style="position:absolute;left:33813;top:37642;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MxcQA&#10;AADdAAAADwAAAGRycy9kb3ducmV2LnhtbERPTWvCQBC9C/0PyxS8SN1Uii2paygBMUhBTFrPQ3aa&#10;hGZnY3ZN0n/fPQgeH+97k0ymFQP1rrGs4HkZgSAurW64UvBV7J7eQDiPrLG1TAr+yEGyfZhtMNZ2&#10;5BMNua9ECGEXo4La+y6W0pU1GXRL2xEH7sf2Bn2AfSV1j2MIN61cRdFaGmw4NNTYUVpT+ZtfjYKx&#10;PA7n4nMvj4tzZvmSXdL8+6DU/HH6eAfhafJ38c2daQWvL+uwP7wJT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TMXEAAAA3QAAAA8AAAAAAAAAAAAAAAAAmAIAAGRycy9k&#10;b3ducmV2LnhtbFBLBQYAAAAABAAEAPUAAACJAwAAAAA=&#10;" filled="f" stroked="f">
                  <v:textbox>
                    <w:txbxContent>
                      <w:p w:rsidR="001E0B47" w:rsidRPr="005A0238" w:rsidRDefault="001E0B47" w:rsidP="00C8078D">
                        <w:pPr>
                          <w:rPr>
                            <w:sz w:val="20"/>
                          </w:rPr>
                        </w:pPr>
                        <m:oMathPara>
                          <m:oMath>
                            <m:sSup>
                              <m:sSupPr>
                                <m:ctrlPr>
                                  <w:rPr>
                                    <w:rFonts w:ascii="Cambria Math" w:hAnsi="Cambria Math"/>
                                    <w:sz w:val="20"/>
                                  </w:rPr>
                                </m:ctrlPr>
                              </m:sSupPr>
                              <m:e>
                                <m:r>
                                  <m:rPr>
                                    <m:sty m:val="p"/>
                                  </m:rPr>
                                  <w:rPr>
                                    <w:rFonts w:ascii="Cambria Math" w:hAnsi="Cambria Math"/>
                                    <w:sz w:val="20"/>
                                  </w:rPr>
                                  <m:t>A</m:t>
                                </m:r>
                              </m:e>
                              <m:sup>
                                <m:r>
                                  <m:rPr>
                                    <m:sty m:val="p"/>
                                  </m:rPr>
                                  <w:rPr>
                                    <w:rFonts w:ascii="Cambria Math" w:hAnsi="Cambria Math"/>
                                    <w:sz w:val="20"/>
                                  </w:rPr>
                                  <m:t>'</m:t>
                                </m:r>
                              </m:sup>
                            </m:sSup>
                          </m:oMath>
                        </m:oMathPara>
                      </w:p>
                    </w:txbxContent>
                  </v:textbox>
                </v:rect>
                <v:rect id="Rectangle 7281" o:spid="_x0000_s1236" style="position:absolute;left:23374;top:40100;width:10801;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60q8UA&#10;AADdAAAADwAAAGRycy9kb3ducmV2LnhtbESPQWvCQBSE70L/w/IKvekmUmJJsxErKNJ6adLen9nX&#10;JDT7NmRXE/99tyB4HGbmGyZbT6YTFxpca1lBvIhAEFdWt1wr+Cp38xcQziNr7CyTgis5WOcPswxT&#10;bUf+pEvhaxEg7FJU0Hjfp1K6qiGDbmF74uD92MGgD3KopR5wDHDTyWUUJdJgy2GhwZ62DVW/xdko&#10;qDdF8v0Wu74qk7E8Lfcfx3d9Uurpcdq8gvA0+Xv41j5oBavnJIb/N+EJ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rSrxQAAAN0AAAAPAAAAAAAAAAAAAAAAAJgCAABkcnMv&#10;ZG93bnJldi54bWxQSwUGAAAAAAQABAD1AAAAigMAAAAA&#10;" fillcolor="#d8d8d8 [2732]" strokecolor="black [3213]" strokeweight="1pt">
                  <v:textbox inset="0,,0,0">
                    <w:txbxContent>
                      <w:p w:rsidR="001E0B47" w:rsidRDefault="001E0B47" w:rsidP="00C8078D">
                        <w:pPr>
                          <w:jc w:val="center"/>
                          <w:rPr>
                            <w:rFonts w:ascii="Times New Roman" w:hAnsi="Times New Roman" w:cs="Times New Roman"/>
                          </w:rPr>
                        </w:pPr>
                        <w:r>
                          <w:rPr>
                            <w:rFonts w:ascii="Times New Roman" w:hAnsi="Times New Roman" w:cs="Times New Roman"/>
                          </w:rPr>
                          <w:t>Część 2</w:t>
                        </w:r>
                      </w:p>
                      <w:p w:rsidR="001E0B47" w:rsidRDefault="001E0B47" w:rsidP="00C8078D">
                        <w:pPr>
                          <w:jc w:val="center"/>
                          <w:rPr>
                            <w:rFonts w:ascii="Times New Roman" w:hAnsi="Times New Roman" w:cs="Times New Roman"/>
                          </w:rPr>
                        </w:pPr>
                        <w:r>
                          <w:rPr>
                            <w:rFonts w:ascii="Times New Roman" w:hAnsi="Times New Roman" w:cs="Times New Roman"/>
                          </w:rPr>
                          <w:t>(skalibrowana)</w:t>
                        </w:r>
                      </w:p>
                    </w:txbxContent>
                  </v:textbox>
                </v:rect>
                <v:oval id="Oval 7282" o:spid="_x0000_s1237" style="position:absolute;left:33661;top:39820;width:717;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1m88YA&#10;AADdAAAADwAAAGRycy9kb3ducmV2LnhtbESPS2/CMBCE75X4D9Yi9VYcEAooYFBaqVJfF8LjvMTb&#10;xCVep7EL6b+vKyFxHM3MN5rlureNOFPnjWMF41ECgrh02nClYLd9fpiD8AFZY+OYFPySh/VqcLfE&#10;TLsLb+hchEpECPsMFdQhtJmUvqzJoh+5ljh6n66zGKLsKqk7vES4beQkSVJp0XBcqLGlp5rKU/Fj&#10;FeSvpngz6cf7/jD91o9fRx/SvFTqftjnCxCB+nALX9svWsFsmk7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1m88YAAADdAAAADwAAAAAAAAAAAAAAAACYAgAAZHJz&#10;L2Rvd25yZXYueG1sUEsFBgAAAAAEAAQA9QAAAIsDAAAAAA==&#10;" fillcolor="black [3213]"/>
                <v:rect id="Rectangle 7283" o:spid="_x0000_s1238" style="position:absolute;left:24974;top:47053;width:21717;height:6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SsscA&#10;AADdAAAADwAAAGRycy9kb3ducmV2LnhtbESPQWvCQBSE74L/YXlCL1I3bcWW1FWKUBpEkCbq+ZF9&#10;JsHs25jdJvHfdwtCj8PMfMMs14OpRUetqywreJpFIIhzqysuFByyz8c3EM4ja6wtk4IbOVivxqMl&#10;xtr2/E1d6gsRIOxiVFB638RSurwkg25mG+LgnW1r0AfZFlK32Ae4qeVzFC2kwYrDQokNbUrKL+mP&#10;UdDn++6U7b7kfnpKLF+T6yY9bpV6mAwf7yA8Df4/fG8nWsHrfPECf2/C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Y0rLHAAAA3QAAAA8AAAAAAAAAAAAAAAAAmAIAAGRy&#10;cy9kb3ducmV2LnhtbFBLBQYAAAAABAAEAPUAAACMAwAAAAA=&#10;" filled="f" stroked="f">
                  <v:textbox>
                    <w:txbxContent>
                      <w:p w:rsidR="001E0B47" w:rsidRPr="002A3905" w:rsidRDefault="001E0B47" w:rsidP="00C8078D">
                        <w:pPr>
                          <w:rPr>
                            <w:sz w:val="20"/>
                            <w:szCs w:val="20"/>
                          </w:rPr>
                        </w:pPr>
                        <w:r w:rsidRPr="002A3905">
                          <w:rPr>
                            <w:rFonts w:ascii="Times New Roman" w:hAnsi="Times New Roman" w:cs="Times New Roman"/>
                            <w:sz w:val="20"/>
                            <w:szCs w:val="20"/>
                          </w:rPr>
                          <w:t xml:space="preserve">Orientacja części 2 jest nominalna, jednak punkt </w:t>
                        </w:r>
                        <m:oMath>
                          <m:sSup>
                            <m:sSupPr>
                              <m:ctrlPr>
                                <w:rPr>
                                  <w:rFonts w:ascii="Cambria Math" w:hAnsi="Cambria Math"/>
                                  <w:sz w:val="20"/>
                                  <w:szCs w:val="20"/>
                                </w:rPr>
                              </m:ctrlPr>
                            </m:sSupPr>
                            <m:e>
                              <m:r>
                                <m:rPr>
                                  <m:sty m:val="p"/>
                                </m:rPr>
                                <w:rPr>
                                  <w:rFonts w:ascii="Cambria Math" w:eastAsiaTheme="minorEastAsia" w:hAnsi="Cambria Math"/>
                                  <w:sz w:val="20"/>
                                  <w:szCs w:val="20"/>
                                </w:rPr>
                                <m:t>A</m:t>
                              </m:r>
                            </m:e>
                            <m:sup>
                              <m:r>
                                <m:rPr>
                                  <m:sty m:val="p"/>
                                </m:rPr>
                                <w:rPr>
                                  <w:rFonts w:ascii="Cambria Math" w:eastAsiaTheme="minorEastAsia" w:hAnsi="Cambria Math"/>
                                  <w:sz w:val="20"/>
                                  <w:szCs w:val="20"/>
                                </w:rPr>
                                <m:t>'</m:t>
                              </m:r>
                            </m:sup>
                          </m:sSup>
                        </m:oMath>
                        <w:r w:rsidRPr="002A390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nadal </w:t>
                        </w:r>
                        <w:r w:rsidRPr="002A3905">
                          <w:rPr>
                            <w:rFonts w:ascii="Times New Roman" w:eastAsiaTheme="minorEastAsia" w:hAnsi="Times New Roman" w:cs="Times New Roman"/>
                            <w:sz w:val="20"/>
                            <w:szCs w:val="20"/>
                          </w:rPr>
                          <w:t>jest obarczony błędem liniowym</w:t>
                        </w:r>
                      </w:p>
                      <w:p w:rsidR="001E0B47" w:rsidRPr="005F25AA" w:rsidRDefault="001E0B47" w:rsidP="00C8078D">
                        <w:pPr>
                          <w:pStyle w:val="Tekstnormalny"/>
                          <w:spacing w:line="276" w:lineRule="auto"/>
                          <w:jc w:val="left"/>
                          <w:rPr>
                            <w:sz w:val="20"/>
                          </w:rPr>
                        </w:pPr>
                      </w:p>
                      <w:p w:rsidR="001E0B47" w:rsidRDefault="001E0B47" w:rsidP="00C8078D"/>
                    </w:txbxContent>
                  </v:textbox>
                </v:rect>
                <w10:anchorlock/>
              </v:group>
            </w:pict>
          </mc:Fallback>
        </mc:AlternateContent>
      </w:r>
    </w:p>
    <w:p w:rsidR="00E33670" w:rsidRPr="00F65AFC" w:rsidRDefault="00E33670" w:rsidP="00E33670">
      <w:pPr>
        <w:pStyle w:val="Legenda"/>
      </w:pPr>
      <w:r w:rsidRPr="00F65AFC">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rsidRPr="00F65AFC">
        <w:t>.</w:t>
      </w:r>
      <w:r w:rsidR="001E0B47">
        <w:fldChar w:fldCharType="begin"/>
      </w:r>
      <w:r w:rsidR="001E0B47">
        <w:instrText xml:space="preserve"> SEQ Rysunek \* ARABIC \s 1 </w:instrText>
      </w:r>
      <w:r w:rsidR="001E0B47">
        <w:fldChar w:fldCharType="separate"/>
      </w:r>
      <w:r w:rsidR="009F0CB6">
        <w:rPr>
          <w:noProof/>
        </w:rPr>
        <w:t>65</w:t>
      </w:r>
      <w:r w:rsidR="001E0B47">
        <w:rPr>
          <w:noProof/>
        </w:rPr>
        <w:fldChar w:fldCharType="end"/>
      </w:r>
      <w:r w:rsidRPr="00F65AFC">
        <w:t xml:space="preserve">– </w:t>
      </w:r>
      <w:r w:rsidR="002A3905">
        <w:t>Kalibracja kątowa nie eliminuje składowych liniowych błędu wynikającego z poprzednich części w łańcuchu. a) Nominalne położenie części; b) część 1 z błędem kątowym i część 2 przed kalibracją i c) orientacja części 2 poprawiona wskutek kalibracji.</w:t>
      </w:r>
    </w:p>
    <w:p w:rsidR="002339EC" w:rsidRDefault="002339EC" w:rsidP="003C109C">
      <w:pPr>
        <w:pStyle w:val="Tekstnormalny"/>
      </w:pPr>
      <w:r>
        <w:t xml:space="preserve">W </w:t>
      </w:r>
      <w:proofErr w:type="spellStart"/>
      <w:r>
        <w:t>ortezie</w:t>
      </w:r>
      <w:proofErr w:type="spellEnd"/>
      <w:r>
        <w:t xml:space="preserve"> nie są stosowane kołki ustalające, jednak liczne elementy są dosuwane do jednej lub dwóch krawędzi współpracującej części dla lepszego pozycjonowania i redukcji błędów montażu. Dzięki temu błędy kątowe i liniowe w połączeniach śrubowych części są znacznie mniejsze, niż wynikające z wzorów przestawionych wcześniej. Podczas montażu wykorzystywano dodatkową powierzchnię oporową do przesuwania części oraz elektroniczną suwmiarkę </w:t>
      </w:r>
      <w:r w:rsidR="00D53F22">
        <w:t xml:space="preserve">z działką 0,01 mm </w:t>
      </w:r>
      <w:r>
        <w:t>i osiągnięto dokładność nie gorszą niż 0,5</w:t>
      </w:r>
      <w:r w:rsidR="00D53F22">
        <w:t>0</w:t>
      </w:r>
      <w:r>
        <w:t xml:space="preserve"> mm przy zgrywaniu krawędzi. W przypadku części dosuwanych do dwóch </w:t>
      </w:r>
      <w:r w:rsidR="00B04053">
        <w:t xml:space="preserve">prostopadłych </w:t>
      </w:r>
      <w:r>
        <w:t xml:space="preserve">krawędzi założono, że błąd kątowy pozycjonowania </w:t>
      </w:r>
      <m:oMath>
        <m:r>
          <m:rPr>
            <m:sty m:val="p"/>
          </m:rPr>
          <w:rPr>
            <w:rFonts w:ascii="Cambria Math" w:eastAsiaTheme="minorEastAsia" w:hAnsi="Cambria Math"/>
          </w:rPr>
          <m:t xml:space="preserve">±Δϕ </m:t>
        </m:r>
      </m:oMath>
      <w:r w:rsidR="00B04053">
        <w:rPr>
          <w:rFonts w:eastAsiaTheme="minorEastAsia"/>
        </w:rPr>
        <w:t xml:space="preserve"> </w:t>
      </w:r>
      <w:r>
        <w:t>jest zależny od dłuższej krawędzi.</w:t>
      </w:r>
      <w:r w:rsidR="00EA4A09">
        <w:t xml:space="preserve"> Podczas gdy przemieszczenia liniowe krawędzi zostały zmierzone, obroty kątowe zostały </w:t>
      </w:r>
      <w:r w:rsidR="00B04053">
        <w:t>obliczone</w:t>
      </w:r>
      <w:r w:rsidR="00EA4A09">
        <w:t>.</w:t>
      </w:r>
    </w:p>
    <w:p w:rsidR="00981C04" w:rsidRDefault="00981C04" w:rsidP="003C109C">
      <w:pPr>
        <w:pStyle w:val="Tekstnormalny"/>
      </w:pPr>
    </w:p>
    <w:tbl>
      <w:tblPr>
        <w:tblW w:w="5000" w:type="pct"/>
        <w:tblLook w:val="04A0" w:firstRow="1" w:lastRow="0" w:firstColumn="1" w:lastColumn="0" w:noHBand="0" w:noVBand="1"/>
      </w:tblPr>
      <w:tblGrid>
        <w:gridCol w:w="393"/>
        <w:gridCol w:w="8094"/>
        <w:gridCol w:w="801"/>
      </w:tblGrid>
      <w:tr w:rsidR="00EA4A09" w:rsidTr="005453DF">
        <w:tc>
          <w:tcPr>
            <w:tcW w:w="212" w:type="pct"/>
          </w:tcPr>
          <w:p w:rsidR="00EA4A09" w:rsidRDefault="00EA4A09" w:rsidP="005453DF">
            <w:pPr>
              <w:pStyle w:val="Tekstnormalny"/>
            </w:pPr>
          </w:p>
        </w:tc>
        <w:tc>
          <w:tcPr>
            <w:tcW w:w="4357" w:type="pct"/>
          </w:tcPr>
          <w:p w:rsidR="00EA4A09" w:rsidRPr="004E3472" w:rsidRDefault="00EA4A09" w:rsidP="00EA4A09">
            <w:pPr>
              <w:pStyle w:val="Tekstnormalny"/>
              <w:jc w:val="center"/>
              <w:rPr>
                <w:rFonts w:eastAsiaTheme="minorEastAsia"/>
              </w:rPr>
            </w:pPr>
            <m:oMathPara>
              <m:oMathParaPr>
                <m:jc m:val="center"/>
              </m:oMathParaPr>
              <m:oMath>
                <m:r>
                  <m:rPr>
                    <m:sty m:val="p"/>
                  </m:rPr>
                  <w:rPr>
                    <w:rFonts w:ascii="Cambria Math" w:eastAsiaTheme="minorEastAsia" w:hAnsi="Cambria Math"/>
                  </w:rPr>
                  <m:t>tgϕ</m:t>
                </m:r>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ΔD</m:t>
                    </m:r>
                  </m:num>
                  <m:den>
                    <m:r>
                      <m:rPr>
                        <m:sty m:val="p"/>
                      </m:rPr>
                      <w:rPr>
                        <w:rFonts w:ascii="Cambria Math" w:eastAsiaTheme="minorEastAsia" w:hAnsi="Cambria Math"/>
                      </w:rPr>
                      <m:t>K-</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K</m:t>
                        </m:r>
                      </m:sub>
                    </m:sSub>
                  </m:den>
                </m:f>
                <m:r>
                  <m:rPr>
                    <m:sty m:val="p"/>
                  </m:rPr>
                  <w:rPr>
                    <w:rFonts w:ascii="Cambria Math" w:eastAsiaTheme="minorEastAsia" w:hAnsi="Cambria Math"/>
                  </w:rPr>
                  <w:br/>
                </m:r>
              </m:oMath>
              <m:oMath>
                <m:r>
                  <m:rPr>
                    <m:sty m:val="p"/>
                  </m:rPr>
                  <w:rPr>
                    <w:rFonts w:ascii="Cambria Math" w:eastAsiaTheme="minorEastAsia" w:hAnsi="Cambria Math"/>
                  </w:rPr>
                  <m:t>±Δϕ</m:t>
                </m:r>
                <m:r>
                  <w:rPr>
                    <w:rFonts w:ascii="Cambria Math" w:eastAsiaTheme="minorEastAsia" w:hAnsi="Cambria Math"/>
                  </w:rPr>
                  <m:t xml:space="preserve">= </m:t>
                </m:r>
                <m:r>
                  <m:rPr>
                    <m:sty m:val="p"/>
                  </m:rPr>
                  <w:rPr>
                    <w:rFonts w:ascii="Cambria Math" w:eastAsiaTheme="minorEastAsia" w:hAnsi="Cambria Math"/>
                  </w:rPr>
                  <m:t>±arctg</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ΔD</m:t>
                        </m:r>
                      </m:num>
                      <m:den>
                        <m:r>
                          <m:rPr>
                            <m:sty m:val="p"/>
                          </m:rPr>
                          <w:rPr>
                            <w:rFonts w:ascii="Cambria Math" w:eastAsiaTheme="minorEastAsia" w:hAnsi="Cambria Math"/>
                          </w:rPr>
                          <m:t>K-</m:t>
                        </m:r>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K</m:t>
                            </m:r>
                          </m:sub>
                        </m:sSub>
                      </m:den>
                    </m:f>
                  </m:e>
                </m:d>
              </m:oMath>
            </m:oMathPara>
          </w:p>
        </w:tc>
        <w:tc>
          <w:tcPr>
            <w:tcW w:w="432" w:type="pct"/>
            <w:vAlign w:val="center"/>
          </w:tcPr>
          <w:p w:rsidR="00EA4A09" w:rsidRDefault="00EA4A09" w:rsidP="005453DF">
            <w:pPr>
              <w:pStyle w:val="Legenda"/>
              <w:keepNext/>
              <w:jc w:val="right"/>
            </w:pPr>
            <w:r>
              <w:t>(</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Równanie \* ARABIC \s 1 </w:instrText>
            </w:r>
            <w:r w:rsidR="001E0B47">
              <w:fldChar w:fldCharType="separate"/>
            </w:r>
            <w:r w:rsidR="009F0CB6">
              <w:rPr>
                <w:noProof/>
              </w:rPr>
              <w:t>50</w:t>
            </w:r>
            <w:r w:rsidR="001E0B47">
              <w:rPr>
                <w:noProof/>
              </w:rPr>
              <w:fldChar w:fldCharType="end"/>
            </w:r>
            <w:r>
              <w:t>)</w:t>
            </w:r>
          </w:p>
        </w:tc>
      </w:tr>
    </w:tbl>
    <w:p w:rsidR="002339EC" w:rsidRDefault="00EA4A09" w:rsidP="003C109C">
      <w:pPr>
        <w:pStyle w:val="Tekstnormalny"/>
      </w:pPr>
      <w:r>
        <w:t>Gdzie:</w:t>
      </w:r>
    </w:p>
    <w:p w:rsidR="003C109C" w:rsidRDefault="00C35937" w:rsidP="003C109C">
      <w:pPr>
        <w:pStyle w:val="Tekstnormalny"/>
        <w:rPr>
          <w:rFonts w:eastAsiaTheme="minorEastAsia"/>
        </w:rPr>
      </w:pPr>
      <m:oMath>
        <m:r>
          <m:rPr>
            <m:sty m:val="p"/>
          </m:rPr>
          <w:rPr>
            <w:rFonts w:ascii="Cambria Math" w:eastAsiaTheme="minorEastAsia" w:hAnsi="Cambria Math"/>
          </w:rPr>
          <m:t>ΔD</m:t>
        </m:r>
      </m:oMath>
      <w:r>
        <w:rPr>
          <w:rFonts w:eastAsiaTheme="minorEastAsia"/>
        </w:rPr>
        <w:t xml:space="preserve"> - błąd liniowy zgrywania krawędzi;</w:t>
      </w:r>
    </w:p>
    <w:p w:rsidR="00C35937" w:rsidRDefault="00C35937" w:rsidP="003C109C">
      <w:pPr>
        <w:pStyle w:val="Tekstnormalny"/>
        <w:rPr>
          <w:rFonts w:eastAsiaTheme="minorEastAsia"/>
        </w:rPr>
      </w:pPr>
      <w:r>
        <w:rPr>
          <w:rFonts w:eastAsiaTheme="minorEastAsia"/>
        </w:rPr>
        <w:t>K – długość dłuższej współpracującej krawędzi;</w:t>
      </w:r>
    </w:p>
    <w:p w:rsidR="00C35937" w:rsidRDefault="001E0B47" w:rsidP="00C35937">
      <w:pPr>
        <w:pStyle w:val="Tekstnormalny"/>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Ei</m:t>
            </m:r>
          </m:e>
          <m:sub>
            <m:r>
              <m:rPr>
                <m:sty m:val="p"/>
              </m:rPr>
              <w:rPr>
                <w:rFonts w:ascii="Cambria Math" w:eastAsiaTheme="minorEastAsia" w:hAnsi="Cambria Math"/>
              </w:rPr>
              <m:t>K</m:t>
            </m:r>
          </m:sub>
        </m:sSub>
      </m:oMath>
      <w:r w:rsidR="00C35937">
        <w:rPr>
          <w:rFonts w:eastAsiaTheme="minorEastAsia"/>
        </w:rPr>
        <w:t xml:space="preserve"> - odchyłka dolna wymiaru dłuższej współpracującej krawędzi.</w:t>
      </w:r>
    </w:p>
    <w:p w:rsidR="0071474E" w:rsidRDefault="0071474E" w:rsidP="00EB2F1D">
      <w:pPr>
        <w:pStyle w:val="Nagwek3"/>
      </w:pPr>
      <w:bookmarkStart w:id="5" w:name="_Toc56282021"/>
      <w:r>
        <w:t>Błędy geometryczne</w:t>
      </w:r>
      <w:r w:rsidR="003C109C">
        <w:t xml:space="preserve"> spowodowane podatnością części</w:t>
      </w:r>
      <w:bookmarkEnd w:id="5"/>
    </w:p>
    <w:p w:rsidR="00132B61" w:rsidRDefault="00132B61" w:rsidP="003C109C">
      <w:pPr>
        <w:pStyle w:val="Tekstnormalny"/>
      </w:pPr>
      <w:proofErr w:type="spellStart"/>
      <w:r>
        <w:t>Orteza</w:t>
      </w:r>
      <w:proofErr w:type="spellEnd"/>
      <w:r>
        <w:t xml:space="preserve"> pomiarowa </w:t>
      </w:r>
      <w:r w:rsidR="003A5EBF">
        <w:t>nie jest nieskończenie sztywn</w:t>
      </w:r>
      <w:r>
        <w:t>a</w:t>
      </w:r>
      <w:r w:rsidR="003A5EBF">
        <w:t>,</w:t>
      </w:r>
      <w:r w:rsidR="005204AF">
        <w:t xml:space="preserve"> elementy </w:t>
      </w:r>
      <w:r>
        <w:t xml:space="preserve">konstrukcji </w:t>
      </w:r>
      <w:r w:rsidR="005204AF">
        <w:t xml:space="preserve">odkształcają się </w:t>
      </w:r>
      <w:r w:rsidR="0010258C">
        <w:t>elastycznie</w:t>
      </w:r>
      <w:r w:rsidR="005204AF">
        <w:t xml:space="preserve"> po</w:t>
      </w:r>
      <w:r w:rsidR="0010258C">
        <w:t>d</w:t>
      </w:r>
      <w:r w:rsidR="005204AF">
        <w:t xml:space="preserve"> wpływam oddziałujących na urządzenie sił.</w:t>
      </w:r>
      <w:r w:rsidRPr="00132B61">
        <w:t xml:space="preserve"> </w:t>
      </w:r>
      <w:r>
        <w:t xml:space="preserve">Większość części </w:t>
      </w:r>
      <w:proofErr w:type="spellStart"/>
      <w:r>
        <w:t>ortezy</w:t>
      </w:r>
      <w:proofErr w:type="spellEnd"/>
      <w:r>
        <w:t xml:space="preserve"> wykonana jest z giętych blaszek. Grubość blachy została dobrana tak, by urządzenie było możliwie lekkie, a zarazem wystarczająco sztywne. Wybrane części zostały dodatkowo zagięte dla zwiększenia sztywności. W łańcuchu pomiarowym miejscem najbardziej narażonym na odkształcenie jest połączenie części o nazwie płytka zginania do karetki z płytką zginania liniową. W najbardziej niekorzystnym położeniu po wyjustowaniu części mogą być rozsunięte</w:t>
      </w:r>
      <w:r w:rsidR="00F83B0D">
        <w:t>, powstaje wtedy</w:t>
      </w:r>
      <w:r>
        <w:t xml:space="preserve"> ramię tworzon</w:t>
      </w:r>
      <w:r w:rsidR="00F83B0D">
        <w:t>e</w:t>
      </w:r>
      <w:r>
        <w:t xml:space="preserve"> przez pojedynczą blaszkę. Obliczona została strzałka ugięcia utworzonej sprężyny płytkowej</w:t>
      </w:r>
      <w:r w:rsidR="00B33ECE">
        <w:t xml:space="preserve"> [</w:t>
      </w:r>
      <w:r w:rsidR="001A4129">
        <w:fldChar w:fldCharType="begin"/>
      </w:r>
      <w:r w:rsidR="00B33ECE">
        <w:instrText xml:space="preserve"> REF _Ref53238197 \r \h </w:instrText>
      </w:r>
      <w:r w:rsidR="001A4129">
        <w:fldChar w:fldCharType="separate"/>
      </w:r>
      <w:r w:rsidR="009F0CB6">
        <w:t>112</w:t>
      </w:r>
      <w:r w:rsidR="001A4129">
        <w:fldChar w:fldCharType="end"/>
      </w:r>
      <w:r w:rsidR="00B33ECE">
        <w:t>]</w:t>
      </w:r>
      <w:r w:rsidR="009A7716">
        <w:t xml:space="preserve"> (</w:t>
      </w:r>
      <w:r w:rsidR="00F308CF">
        <w:t>w obliczeniach zignorowano otwory w blaszce</w:t>
      </w:r>
      <w:r w:rsidR="009A7716">
        <w:t>)</w:t>
      </w:r>
      <w:r w:rsidR="00F308CF">
        <w:t>.</w:t>
      </w:r>
    </w:p>
    <w:tbl>
      <w:tblPr>
        <w:tblW w:w="5000" w:type="pct"/>
        <w:tblLook w:val="04A0" w:firstRow="1" w:lastRow="0" w:firstColumn="1" w:lastColumn="0" w:noHBand="0" w:noVBand="1"/>
      </w:tblPr>
      <w:tblGrid>
        <w:gridCol w:w="803"/>
        <w:gridCol w:w="7683"/>
        <w:gridCol w:w="802"/>
      </w:tblGrid>
      <w:tr w:rsidR="00132B61" w:rsidTr="00132B61">
        <w:tc>
          <w:tcPr>
            <w:tcW w:w="432" w:type="pct"/>
          </w:tcPr>
          <w:p w:rsidR="00132B61" w:rsidRDefault="00132B61" w:rsidP="00132B61">
            <w:pPr>
              <w:pStyle w:val="Tekstnormalny"/>
            </w:pPr>
          </w:p>
        </w:tc>
        <w:tc>
          <w:tcPr>
            <w:tcW w:w="4136" w:type="pct"/>
          </w:tcPr>
          <w:p w:rsidR="00132B61" w:rsidRPr="00F173EC" w:rsidRDefault="00F173EC" w:rsidP="00F173EC">
            <w:pPr>
              <w:pStyle w:val="Tekstnormalny"/>
              <w:jc w:val="center"/>
              <w:rPr>
                <w:rFonts w:eastAsiaTheme="minorEastAsia"/>
              </w:rPr>
            </w:pPr>
            <m:oMath>
              <m:r>
                <m:rPr>
                  <m:sty m:val="p"/>
                </m:rPr>
                <w:rPr>
                  <w:rFonts w:ascii="Cambria Math" w:eastAsiaTheme="minorEastAsia" w:hAnsi="Cambria Math"/>
                </w:rPr>
                <m:t>f=</m:t>
              </m:r>
              <m:f>
                <m:fPr>
                  <m:ctrlPr>
                    <w:rPr>
                      <w:rFonts w:ascii="Cambria Math" w:eastAsiaTheme="minorEastAsia" w:hAnsi="Cambria Math"/>
                    </w:rPr>
                  </m:ctrlPr>
                </m:fPr>
                <m:num>
                  <m:sSup>
                    <m:sSupPr>
                      <m:ctrlPr>
                        <w:rPr>
                          <w:rFonts w:ascii="Cambria Math" w:eastAsiaTheme="minorEastAsia" w:hAnsi="Cambria Math"/>
                        </w:rPr>
                      </m:ctrlPr>
                    </m:sSupPr>
                    <m:e>
                      <m:acc>
                        <m:accPr>
                          <m:chr m:val="⃗"/>
                          <m:ctrlPr>
                            <w:rPr>
                              <w:rFonts w:ascii="Cambria Math" w:eastAsiaTheme="minorEastAsia" w:hAnsi="Cambria Math"/>
                            </w:rPr>
                          </m:ctrlPr>
                        </m:accPr>
                        <m:e>
                          <m:r>
                            <m:rPr>
                              <m:sty m:val="p"/>
                            </m:rPr>
                            <w:rPr>
                              <w:rFonts w:ascii="Cambria Math" w:eastAsiaTheme="minorEastAsia" w:hAnsi="Cambria Math"/>
                            </w:rPr>
                            <m:t>P</m:t>
                          </m:r>
                        </m:e>
                      </m:acc>
                      <m:r>
                        <m:rPr>
                          <m:sty m:val="p"/>
                        </m:rPr>
                        <w:rPr>
                          <w:rFonts w:ascii="Cambria Math" w:eastAsiaTheme="minorEastAsia" w:hAnsi="Cambria Math"/>
                        </w:rPr>
                        <m:t>∙l</m:t>
                      </m:r>
                    </m:e>
                    <m:sup>
                      <m:r>
                        <m:rPr>
                          <m:sty m:val="p"/>
                        </m:rPr>
                        <w:rPr>
                          <w:rFonts w:ascii="Cambria Math" w:eastAsiaTheme="minorEastAsia" w:hAnsi="Cambria Math"/>
                        </w:rPr>
                        <m:t>3</m:t>
                      </m:r>
                    </m:sup>
                  </m:sSup>
                  <m:ctrlPr>
                    <w:rPr>
                      <w:rFonts w:ascii="Cambria Math" w:eastAsiaTheme="minorEastAsia" w:hAnsi="Cambria Math"/>
                      <w:i/>
                    </w:rPr>
                  </m:ctrlPr>
                </m:num>
                <m:den>
                  <m:r>
                    <m:rPr>
                      <m:sty m:val="p"/>
                    </m:rPr>
                    <w:rPr>
                      <w:rFonts w:ascii="Cambria Math" w:eastAsiaTheme="minorEastAsia" w:hAnsi="Cambria Math"/>
                    </w:rPr>
                    <m:t>3EJ</m:t>
                  </m:r>
                  <m:ctrlPr>
                    <w:rPr>
                      <w:rFonts w:ascii="Cambria Math" w:eastAsiaTheme="minorEastAsia" w:hAnsi="Cambria Math"/>
                      <w:i/>
                    </w:rPr>
                  </m:ctrlPr>
                </m:den>
              </m:f>
            </m:oMath>
            <w:r w:rsidR="00986B05">
              <w:rPr>
                <w:rFonts w:eastAsiaTheme="minorEastAsia"/>
              </w:rPr>
              <w:t xml:space="preserve"> przy czym </w:t>
            </w:r>
            <m:oMath>
              <m:r>
                <m:rPr>
                  <m:sty m:val="p"/>
                </m:rPr>
                <w:rPr>
                  <w:rFonts w:ascii="Cambria Math" w:eastAsiaTheme="minorEastAsia" w:hAnsi="Cambria Math"/>
                </w:rPr>
                <m:t>J=</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bg</m:t>
                      </m:r>
                    </m:e>
                    <m:sup>
                      <m:r>
                        <m:rPr>
                          <m:sty m:val="p"/>
                        </m:rP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12</m:t>
                  </m:r>
                  <m:ctrlPr>
                    <w:rPr>
                      <w:rFonts w:ascii="Cambria Math" w:eastAsiaTheme="minorEastAsia" w:hAnsi="Cambria Math"/>
                      <w:i/>
                    </w:rPr>
                  </m:ctrlPr>
                </m:den>
              </m:f>
            </m:oMath>
          </w:p>
        </w:tc>
        <w:tc>
          <w:tcPr>
            <w:tcW w:w="432" w:type="pct"/>
            <w:vAlign w:val="center"/>
          </w:tcPr>
          <w:p w:rsidR="00132B61" w:rsidRDefault="00132B61" w:rsidP="00132B61">
            <w:pPr>
              <w:pStyle w:val="Legenda"/>
              <w:keepNext/>
              <w:jc w:val="right"/>
            </w:pPr>
            <w:r>
              <w:t>(</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Równanie \* ARABIC \s 1 </w:instrText>
            </w:r>
            <w:r w:rsidR="001E0B47">
              <w:fldChar w:fldCharType="separate"/>
            </w:r>
            <w:r w:rsidR="009F0CB6">
              <w:rPr>
                <w:noProof/>
              </w:rPr>
              <w:t>51</w:t>
            </w:r>
            <w:r w:rsidR="001E0B47">
              <w:rPr>
                <w:noProof/>
              </w:rPr>
              <w:fldChar w:fldCharType="end"/>
            </w:r>
            <w:r>
              <w:t>)</w:t>
            </w:r>
          </w:p>
        </w:tc>
      </w:tr>
    </w:tbl>
    <w:p w:rsidR="00875920" w:rsidRDefault="00875920" w:rsidP="003C109C">
      <w:pPr>
        <w:pStyle w:val="Tekstnormalny"/>
      </w:pPr>
      <w:r>
        <w:t>Gdzie:</w:t>
      </w:r>
    </w:p>
    <w:p w:rsidR="00132B61" w:rsidRDefault="00875920" w:rsidP="003C109C">
      <w:pPr>
        <w:pStyle w:val="Tekstnormalny"/>
      </w:pPr>
      <w:r>
        <w:t>f - strzałka ugięcia sprężyny płytkowej;</w:t>
      </w:r>
    </w:p>
    <w:p w:rsidR="00875920" w:rsidRDefault="001E0B47" w:rsidP="003C109C">
      <w:pPr>
        <w:pStyle w:val="Tekstnormalny"/>
      </w:pPr>
      <m:oMath>
        <m:acc>
          <m:accPr>
            <m:chr m:val="⃗"/>
            <m:ctrlPr>
              <w:rPr>
                <w:rFonts w:ascii="Cambria Math" w:eastAsiaTheme="minorEastAsia" w:hAnsi="Cambria Math"/>
              </w:rPr>
            </m:ctrlPr>
          </m:accPr>
          <m:e>
            <m:r>
              <m:rPr>
                <m:sty m:val="p"/>
              </m:rPr>
              <w:rPr>
                <w:rFonts w:ascii="Cambria Math" w:eastAsiaTheme="minorEastAsia" w:hAnsi="Cambria Math"/>
              </w:rPr>
              <m:t>P</m:t>
            </m:r>
          </m:e>
        </m:acc>
      </m:oMath>
      <w:r w:rsidR="00875920">
        <w:t xml:space="preserve"> - siła oddziałująca na koniec sprężyny;</w:t>
      </w:r>
    </w:p>
    <w:p w:rsidR="00875920" w:rsidRDefault="00875920" w:rsidP="003C109C">
      <w:pPr>
        <w:pStyle w:val="Tekstnormalny"/>
      </w:pPr>
      <w:r>
        <w:t>E - moduł Younga materiału sprężyny;</w:t>
      </w:r>
    </w:p>
    <w:p w:rsidR="00875920" w:rsidRDefault="00875920" w:rsidP="003C109C">
      <w:pPr>
        <w:pStyle w:val="Tekstnormalny"/>
      </w:pPr>
      <w:r>
        <w:t xml:space="preserve">J - </w:t>
      </w:r>
      <w:r w:rsidRPr="00875920">
        <w:t>geometryczny moment bezwładności</w:t>
      </w:r>
      <w:r>
        <w:t xml:space="preserve"> </w:t>
      </w:r>
      <w:r w:rsidRPr="00875920">
        <w:t>przekroju poprzecznego względem</w:t>
      </w:r>
      <w:r>
        <w:t xml:space="preserve"> </w:t>
      </w:r>
      <w:r w:rsidRPr="00875920">
        <w:t>osi sprężyny</w:t>
      </w:r>
      <w:r>
        <w:t>;</w:t>
      </w:r>
    </w:p>
    <w:p w:rsidR="00875920" w:rsidRDefault="00875920" w:rsidP="003C109C">
      <w:pPr>
        <w:pStyle w:val="Tekstnormalny"/>
      </w:pPr>
      <w:r>
        <w:t>l - długość ramienia sprężyny;</w:t>
      </w:r>
    </w:p>
    <w:p w:rsidR="00875920" w:rsidRDefault="00875920" w:rsidP="003C109C">
      <w:pPr>
        <w:pStyle w:val="Tekstnormalny"/>
      </w:pPr>
      <w:r>
        <w:t>b - szerokość sprężyny;</w:t>
      </w:r>
    </w:p>
    <w:p w:rsidR="00875920" w:rsidRDefault="00875920" w:rsidP="00CD21B0">
      <w:pPr>
        <w:pStyle w:val="Tekstnormalny"/>
        <w:spacing w:after="0"/>
      </w:pPr>
      <w:r>
        <w:t>g - grubość sprężyny.</w:t>
      </w:r>
    </w:p>
    <w:p w:rsidR="00F83B0D" w:rsidRDefault="00C24B64" w:rsidP="00F83B0D">
      <w:pPr>
        <w:pStyle w:val="Tekstnormalny"/>
        <w:spacing w:after="0"/>
        <w:jc w:val="center"/>
      </w:pPr>
      <w:r>
        <w:rPr>
          <w:noProof/>
          <w:lang w:eastAsia="pl-PL"/>
        </w:rPr>
        <w:lastRenderedPageBreak/>
        <mc:AlternateContent>
          <mc:Choice Requires="wpc">
            <w:drawing>
              <wp:inline distT="0" distB="0" distL="0" distR="0">
                <wp:extent cx="3040380" cy="4162425"/>
                <wp:effectExtent l="0" t="0" r="0" b="0"/>
                <wp:docPr id="6891" name="Kanwa 68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7435" name="Picture 6893"/>
                          <pic:cNvPicPr>
                            <a:picLocks noChangeAspect="1" noChangeArrowheads="1"/>
                          </pic:cNvPicPr>
                        </pic:nvPicPr>
                        <pic:blipFill>
                          <a:blip r:embed="rId11">
                            <a:extLst>
                              <a:ext uri="{28A0092B-C50C-407E-A947-70E740481C1C}">
                                <a14:useLocalDpi xmlns:a14="http://schemas.microsoft.com/office/drawing/2010/main" val="0"/>
                              </a:ext>
                            </a:extLst>
                          </a:blip>
                          <a:srcRect t="1335" b="2509"/>
                          <a:stretch>
                            <a:fillRect/>
                          </a:stretch>
                        </pic:blipFill>
                        <pic:spPr bwMode="auto">
                          <a:xfrm>
                            <a:off x="621030" y="0"/>
                            <a:ext cx="2346960" cy="4162425"/>
                          </a:xfrm>
                          <a:prstGeom prst="rect">
                            <a:avLst/>
                          </a:prstGeom>
                          <a:noFill/>
                          <a:extLst>
                            <a:ext uri="{909E8E84-426E-40DD-AFC4-6F175D3DCCD1}">
                              <a14:hiddenFill xmlns:a14="http://schemas.microsoft.com/office/drawing/2010/main">
                                <a:solidFill>
                                  <a:srgbClr val="FFFFFF"/>
                                </a:solidFill>
                              </a14:hiddenFill>
                            </a:ext>
                          </a:extLst>
                        </pic:spPr>
                      </pic:pic>
                      <wps:wsp>
                        <wps:cNvPr id="7436" name="AutoShape 6894"/>
                        <wps:cNvCnPr>
                          <a:cxnSpLocks noChangeShapeType="1"/>
                        </wps:cNvCnPr>
                        <wps:spPr bwMode="auto">
                          <a:xfrm flipH="1">
                            <a:off x="1381125" y="1174115"/>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7" name="AutoShape 6895"/>
                        <wps:cNvCnPr>
                          <a:cxnSpLocks noChangeShapeType="1"/>
                        </wps:cNvCnPr>
                        <wps:spPr bwMode="auto">
                          <a:xfrm flipV="1">
                            <a:off x="1381125" y="1245235"/>
                            <a:ext cx="6477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38" name="Rectangle 6896"/>
                        <wps:cNvSpPr>
                          <a:spLocks noChangeArrowheads="1"/>
                        </wps:cNvSpPr>
                        <wps:spPr bwMode="auto">
                          <a:xfrm>
                            <a:off x="1671955" y="1065530"/>
                            <a:ext cx="2159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0F720C" w:rsidRDefault="001E0B47" w:rsidP="00F83B0D">
                              <w:pPr>
                                <w:rPr>
                                  <w:rFonts w:ascii="Times New Roman" w:hAnsi="Times New Roman" w:cs="Times New Roman"/>
                                  <w:sz w:val="20"/>
                                  <w:szCs w:val="20"/>
                                </w:rPr>
                              </w:pPr>
                              <w:r>
                                <w:rPr>
                                  <w:rFonts w:ascii="Times New Roman" w:hAnsi="Times New Roman" w:cs="Times New Roman"/>
                                  <w:sz w:val="20"/>
                                  <w:szCs w:val="20"/>
                                </w:rPr>
                                <w:t>l</w:t>
                              </w:r>
                            </w:p>
                          </w:txbxContent>
                        </wps:txbx>
                        <wps:bodyPr rot="0" vert="horz" wrap="square" lIns="36000" tIns="36000" rIns="36000" bIns="36000" anchor="t" anchorCtr="0" upright="1">
                          <a:noAutofit/>
                        </wps:bodyPr>
                      </wps:wsp>
                      <wps:wsp>
                        <wps:cNvPr id="7439" name="Rectangle 6897"/>
                        <wps:cNvSpPr>
                          <a:spLocks noChangeArrowheads="1"/>
                        </wps:cNvSpPr>
                        <wps:spPr bwMode="auto">
                          <a:xfrm>
                            <a:off x="2105025" y="2259965"/>
                            <a:ext cx="2895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AF549A" w:rsidRDefault="001E0B47" w:rsidP="00F83B0D">
                              <w:pPr>
                                <w:rPr>
                                  <w:rFonts w:ascii="Times New Roman" w:hAnsi="Times New Roman" w:cs="Times New Roman"/>
                                  <w:sz w:val="20"/>
                                  <w:szCs w:val="20"/>
                                  <w:vertAlign w:val="subscript"/>
                                </w:rPr>
                              </w:pPr>
                              <w:r>
                                <w:rPr>
                                  <w:rFonts w:ascii="Times New Roman" w:hAnsi="Times New Roman" w:cs="Times New Roman"/>
                                  <w:sz w:val="20"/>
                                  <w:szCs w:val="20"/>
                                </w:rPr>
                                <w:t>P</w:t>
                              </w:r>
                            </w:p>
                          </w:txbxContent>
                        </wps:txbx>
                        <wps:bodyPr rot="0" vert="horz" wrap="square" lIns="36000" tIns="36000" rIns="36000" bIns="36000" anchor="t" anchorCtr="0" upright="1">
                          <a:noAutofit/>
                        </wps:bodyPr>
                      </wps:wsp>
                      <wps:wsp>
                        <wps:cNvPr id="7440" name="AutoShape 6898"/>
                        <wps:cNvCnPr>
                          <a:cxnSpLocks noChangeShapeType="1"/>
                        </wps:cNvCnPr>
                        <wps:spPr bwMode="auto">
                          <a:xfrm>
                            <a:off x="2141220" y="2294255"/>
                            <a:ext cx="107950" cy="635"/>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7441" name="AutoShape 6899"/>
                        <wps:cNvSpPr>
                          <a:spLocks noChangeArrowheads="1"/>
                        </wps:cNvSpPr>
                        <wps:spPr bwMode="auto">
                          <a:xfrm>
                            <a:off x="1960245" y="1431925"/>
                            <a:ext cx="144780" cy="1007745"/>
                          </a:xfrm>
                          <a:prstGeom prst="downArrow">
                            <a:avLst>
                              <a:gd name="adj1" fmla="val 50000"/>
                              <a:gd name="adj2" fmla="val 17401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442" name="AutoShape 6900"/>
                        <wps:cNvCnPr>
                          <a:cxnSpLocks noChangeShapeType="1"/>
                        </wps:cNvCnPr>
                        <wps:spPr bwMode="auto">
                          <a:xfrm flipH="1">
                            <a:off x="2032635" y="1172845"/>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3" name="Rectangle 7405"/>
                        <wps:cNvSpPr>
                          <a:spLocks noChangeArrowheads="1"/>
                        </wps:cNvSpPr>
                        <wps:spPr bwMode="auto">
                          <a:xfrm>
                            <a:off x="108585" y="1556385"/>
                            <a:ext cx="868680" cy="579120"/>
                          </a:xfrm>
                          <a:prstGeom prst="rect">
                            <a:avLst/>
                          </a:prstGeom>
                          <a:solidFill>
                            <a:srgbClr val="FFFFFF"/>
                          </a:solidFill>
                          <a:ln w="9525">
                            <a:solidFill>
                              <a:srgbClr val="000000"/>
                            </a:solidFill>
                            <a:miter lim="800000"/>
                            <a:headEnd/>
                            <a:tailEnd/>
                          </a:ln>
                        </wps:spPr>
                        <wps:txbx>
                          <w:txbxContent>
                            <w:p w:rsidR="001E0B47" w:rsidRPr="003B197B" w:rsidRDefault="001E0B47">
                              <w:pPr>
                                <w:rPr>
                                  <w:rFonts w:ascii="Times New Roman" w:hAnsi="Times New Roman" w:cs="Times New Roman"/>
                                  <w:sz w:val="20"/>
                                </w:rPr>
                              </w:pPr>
                              <w:r w:rsidRPr="003B197B">
                                <w:rPr>
                                  <w:rFonts w:ascii="Times New Roman" w:hAnsi="Times New Roman" w:cs="Times New Roman"/>
                                  <w:sz w:val="20"/>
                                </w:rPr>
                                <w:t>Płytka zginania do karetki</w:t>
                              </w:r>
                            </w:p>
                          </w:txbxContent>
                        </wps:txbx>
                        <wps:bodyPr rot="0" vert="horz" wrap="square" lIns="91440" tIns="45720" rIns="91440" bIns="45720" anchor="t" anchorCtr="0" upright="1">
                          <a:noAutofit/>
                        </wps:bodyPr>
                      </wps:wsp>
                      <wps:wsp>
                        <wps:cNvPr id="7444" name="AutoShape 7406"/>
                        <wps:cNvCnPr>
                          <a:cxnSpLocks noChangeShapeType="1"/>
                          <a:stCxn id="7443" idx="0"/>
                        </wps:cNvCnPr>
                        <wps:spPr bwMode="auto">
                          <a:xfrm rot="16200000">
                            <a:off x="488950" y="1250315"/>
                            <a:ext cx="360045" cy="25209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45" name="Rectangle 7407"/>
                        <wps:cNvSpPr>
                          <a:spLocks noChangeArrowheads="1"/>
                        </wps:cNvSpPr>
                        <wps:spPr bwMode="auto">
                          <a:xfrm>
                            <a:off x="1882140" y="398145"/>
                            <a:ext cx="868680" cy="579120"/>
                          </a:xfrm>
                          <a:prstGeom prst="rect">
                            <a:avLst/>
                          </a:prstGeom>
                          <a:solidFill>
                            <a:srgbClr val="FFFFFF"/>
                          </a:solidFill>
                          <a:ln w="9525">
                            <a:solidFill>
                              <a:srgbClr val="000000"/>
                            </a:solidFill>
                            <a:miter lim="800000"/>
                            <a:headEnd/>
                            <a:tailEnd/>
                          </a:ln>
                        </wps:spPr>
                        <wps:txbx>
                          <w:txbxContent>
                            <w:p w:rsidR="001E0B47" w:rsidRPr="003B197B" w:rsidRDefault="001E0B47">
                              <w:pPr>
                                <w:rPr>
                                  <w:rFonts w:ascii="Times New Roman" w:hAnsi="Times New Roman" w:cs="Times New Roman"/>
                                  <w:sz w:val="20"/>
                                </w:rPr>
                              </w:pPr>
                              <w:r w:rsidRPr="003B197B">
                                <w:rPr>
                                  <w:rFonts w:ascii="Times New Roman" w:hAnsi="Times New Roman" w:cs="Times New Roman"/>
                                  <w:sz w:val="20"/>
                                </w:rPr>
                                <w:t>Płytka zginania liniowa</w:t>
                              </w:r>
                            </w:p>
                          </w:txbxContent>
                        </wps:txbx>
                        <wps:bodyPr rot="0" vert="horz" wrap="square" lIns="91440" tIns="45720" rIns="91440" bIns="45720" anchor="t" anchorCtr="0" upright="1">
                          <a:noAutofit/>
                        </wps:bodyPr>
                      </wps:wsp>
                      <wps:wsp>
                        <wps:cNvPr id="7446" name="AutoShape 7408"/>
                        <wps:cNvCnPr>
                          <a:cxnSpLocks noChangeShapeType="1"/>
                          <a:stCxn id="7445" idx="2"/>
                        </wps:cNvCnPr>
                        <wps:spPr bwMode="auto">
                          <a:xfrm rot="5400000">
                            <a:off x="1974850" y="1066800"/>
                            <a:ext cx="431800" cy="25209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Kanwa 6891" o:spid="_x0000_s1239" editas="canvas" style="width:239.4pt;height:327.75pt;mso-position-horizontal-relative:char;mso-position-vertical-relative:line" coordsize="30403,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">
                <v:shape id="_x0000_s1240" type="#_x0000_t75" style="position:absolute;width:30403;height:41624;visibility:visible;mso-wrap-style:square">
                  <v:fill o:detectmouseclick="t"/>
                  <v:path o:connecttype="none"/>
                </v:shape>
                <v:shape id="Picture 6893" o:spid="_x0000_s1241" type="#_x0000_t75" style="position:absolute;left:6210;width:23469;height:41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sWuLGAAAA3QAAAA8AAABkcnMvZG93bnJldi54bWxEj0tvwjAQhO+V+h+srdRbcfriETCorRSJ&#10;A4cQQFyXeEmixusodsH8e4yE1ONoZr7RzBbBtOJEvWssK3gdJCCIS6sbrhRsN9nLGITzyBpby6Tg&#10;Qg4W88eHGabannlNp8JXIkLYpaig9r5LpXRlTQbdwHbE0Tva3qCPsq+k7vEc4aaVb0kylAYbjgs1&#10;dvRTU/lb/BkF2T5fjb5Dd5G7DA+ricubsMyVen4KX1MQnoL/D9/bS61g9PH+Cbc38Qn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qxa4sYAAADdAAAADwAAAAAAAAAAAAAA&#10;AACfAgAAZHJzL2Rvd25yZXYueG1sUEsFBgAAAAAEAAQA9wAAAJIDAAAAAA==&#10;">
                  <v:imagedata r:id="rId12" o:title="" croptop="875f" cropbottom="1644f"/>
                </v:shape>
                <v:shape id="AutoShape 6894" o:spid="_x0000_s1242" type="#_x0000_t32" style="position:absolute;left:13811;top:11741;width:6;height:2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GJMMYAAADdAAAADwAAAGRycy9kb3ducmV2LnhtbESPQWsCMRSE7wX/Q3iCl1Kzq8XKapRS&#10;EIqHQnUPHh/Jc3dx87Imcd3+e1Mo9DjMzDfMejvYVvTkQ+NYQT7NQBBrZxquFJTH3csSRIjIBlvH&#10;pOCHAmw3o6c1Fsbd+Zv6Q6xEgnAoUEEdY1dIGXRNFsPUdcTJOztvMSbpK2k83hPctnKWZQtpseG0&#10;UGNHHzXpy+FmFTT78qvsn6/R6+U+P/k8HE+tVmoyHt5XICIN8T/81/40Ct5e5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BiTDGAAAA3QAAAA8AAAAAAAAA&#10;AAAAAAAAoQIAAGRycy9kb3ducmV2LnhtbFBLBQYAAAAABAAEAPkAAACUAwAAAAA=&#10;"/>
                <v:shape id="AutoShape 6895" o:spid="_x0000_s1243" type="#_x0000_t32" style="position:absolute;left:13811;top:12452;width:6477;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KIsYAAADdAAAADwAAAGRycy9kb3ducmV2LnhtbESPT2sCMRTE70K/Q3gFb5q1/mVrlCIq&#10;einUtrTH181zd3HzsiRxXb+9EYQeh5n5DTNftqYSDTlfWlYw6CcgiDOrS84VfH1uejMQPiBrrCyT&#10;git5WC6eOnNMtb3wBzWHkIsIYZ+igiKEOpXSZwUZ9H1bE0fvaJ3BEKXLpXZ4iXBTyZckmUiDJceF&#10;AmtaFZSdDmejYL/dzhpZvZ9+NuPJ2tHfrsy+f5XqPrdvryACteE//GjvtILpaDiF+5v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RyiLGAAAA3QAAAA8AAAAAAAAA&#10;AAAAAAAAoQIAAGRycy9kb3ducmV2LnhtbFBLBQYAAAAABAAEAPkAAACUAwAAAAA=&#10;">
                  <v:stroke startarrow="block" endarrow="block"/>
                </v:shape>
                <v:rect id="Rectangle 6896" o:spid="_x0000_s1244" style="position:absolute;left:16719;top:10655;width:215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x93sUA&#10;AADdAAAADwAAAGRycy9kb3ducmV2LnhtbERPPW/CMBDdkfofrEPqRhxoBVWKE1WoLYWlFBjKdoqP&#10;JGp8jmIHAr++HpAYn973POtNLU7UusqygnEUgyDOra64ULDffYxeQDiPrLG2TAou5CBLHwZzTLQ9&#10;8w+dtr4QIYRdggpK75tESpeXZNBFtiEO3NG2Bn2AbSF1i+cQbmo5ieOpNFhxaCixoUVJ+d+2MwqW&#10;xcR0V15/v8frbvNLi2Z5+Fwp9Tjs315BeOr9XXxzf2kFs+enMDe8CU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H3exQAAAN0AAAAPAAAAAAAAAAAAAAAAAJgCAABkcnMv&#10;ZG93bnJldi54bWxQSwUGAAAAAAQABAD1AAAAigMAAAAA&#10;" filled="f" stroked="f">
                  <v:textbox inset="1mm,1mm,1mm,1mm">
                    <w:txbxContent>
                      <w:p w:rsidR="001E0B47" w:rsidRPr="000F720C" w:rsidRDefault="001E0B47" w:rsidP="00F83B0D">
                        <w:pPr>
                          <w:rPr>
                            <w:rFonts w:ascii="Times New Roman" w:hAnsi="Times New Roman" w:cs="Times New Roman"/>
                            <w:sz w:val="20"/>
                            <w:szCs w:val="20"/>
                          </w:rPr>
                        </w:pPr>
                        <w:r>
                          <w:rPr>
                            <w:rFonts w:ascii="Times New Roman" w:hAnsi="Times New Roman" w:cs="Times New Roman"/>
                            <w:sz w:val="20"/>
                            <w:szCs w:val="20"/>
                          </w:rPr>
                          <w:t>l</w:t>
                        </w:r>
                      </w:p>
                    </w:txbxContent>
                  </v:textbox>
                </v:rect>
                <v:rect id="Rectangle 6897" o:spid="_x0000_s1245" style="position:absolute;left:21050;top:22599;width:2895;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YRcgA&#10;AADdAAAADwAAAGRycy9kb3ducmV2LnhtbESPS2/CMBCE70j9D9ZW6q1xShGPFIMQorwuPNpDe1vF&#10;2yRqvI5iB0J/PUaqxHE0M99oxtPWlOJEtSssK3iJYhDEqdUFZwo+P96fhyCcR9ZYWiYFF3IwnTx0&#10;xphoe+YDnY4+EwHCLkEFufdVIqVLczLoIlsRB+/H1gZ9kHUmdY3nADel7MZxXxosOCzkWNE8p/T3&#10;2BgFq6xrmj/e7hbxttl/0bxafS83Sj09trM3EJ5afw//t9dawaD3OoLbm/AE5O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YNhFyAAAAN0AAAAPAAAAAAAAAAAAAAAAAJgCAABk&#10;cnMvZG93bnJldi54bWxQSwUGAAAAAAQABAD1AAAAjQMAAAAA&#10;" filled="f" stroked="f">
                  <v:textbox inset="1mm,1mm,1mm,1mm">
                    <w:txbxContent>
                      <w:p w:rsidR="001E0B47" w:rsidRPr="00AF549A" w:rsidRDefault="001E0B47" w:rsidP="00F83B0D">
                        <w:pPr>
                          <w:rPr>
                            <w:rFonts w:ascii="Times New Roman" w:hAnsi="Times New Roman" w:cs="Times New Roman"/>
                            <w:sz w:val="20"/>
                            <w:szCs w:val="20"/>
                            <w:vertAlign w:val="subscript"/>
                          </w:rPr>
                        </w:pPr>
                        <w:r>
                          <w:rPr>
                            <w:rFonts w:ascii="Times New Roman" w:hAnsi="Times New Roman" w:cs="Times New Roman"/>
                            <w:sz w:val="20"/>
                            <w:szCs w:val="20"/>
                          </w:rPr>
                          <w:t>P</w:t>
                        </w:r>
                      </w:p>
                    </w:txbxContent>
                  </v:textbox>
                </v:rect>
                <v:shape id="AutoShape 6898" o:spid="_x0000_s1246" type="#_x0000_t32" style="position:absolute;left:21412;top:22942;width:107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4wn8QAAADdAAAADwAAAGRycy9kb3ducmV2LnhtbERPz2vCMBS+D/wfwhO8jJlO1I3OKLIx&#10;mKIHdez8aN6asOala2Jb/3tzEDx+fL8Xq95VoqUmWM8KnscZCOLCa8ulgu/T59MriBCRNVaeScGF&#10;AqyWg4cF5tp3fKD2GEuRQjjkqMDEWOdShsKQwzD2NXHifn3jMCbYlFI32KVwV8lJls2lQ8upwWBN&#10;74aKv+PZKTjz4cfuzdZ+1Ccz+3/crHftrlNqNOzXbyAi9fEuvrm/tIKX6TTtT2/SE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LjCfxAAAAN0AAAAPAAAAAAAAAAAA&#10;AAAAAKECAABkcnMvZG93bnJldi54bWxQSwUGAAAAAAQABAD5AAAAkgMAAAAA&#10;">
                  <v:stroke endarrow="block" endarrowwidth="narrow" endarrowlength="shor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899" o:spid="_x0000_s1247" type="#_x0000_t67" style="position:absolute;left:19602;top:14319;width:1448;height:10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ILMMA&#10;AADdAAAADwAAAGRycy9kb3ducmV2LnhtbESP0WoCMRRE3wX/IVyhb5rdolZWoxRB8M1W+wGXzXV3&#10;cXOTJnFN/74RCn0cZuYMs9kl04uBfOgsKyhnBQji2uqOGwVfl8N0BSJEZI29ZVLwQwF22/Fog5W2&#10;D/6k4RwbkSEcKlTQxugqKUPdksEws444e1frDcYsfSO1x0eGm16+FsVSGuw4L7ToaN9SfTvfjYLv&#10;4aM8YrlMp5TuzuvDYrGPTqmXSXpfg4iU4n/4r33UCt7m8xKe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cILMMAAADdAAAADwAAAAAAAAAAAAAAAACYAgAAZHJzL2Rv&#10;d25yZXYueG1sUEsFBgAAAAAEAAQA9QAAAIgDAAAAAA==&#10;">
                  <v:textbox style="layout-flow:vertical-ideographic"/>
                </v:shape>
                <v:shape id="AutoShape 6900" o:spid="_x0000_s1248" type="#_x0000_t32" style="position:absolute;left:20326;top:11728;width:6;height:2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z8TsUAAADdAAAADwAAAGRycy9kb3ducmV2LnhtbESPQWsCMRSE74L/ITzBi2h2RaqsRimF&#10;gngoVPfg8ZE8dxc3L2uSrtt/3xQKPQ4z8w2zOwy2FT350DhWkC8yEMTamYYrBeXlfb4BESKywdYx&#10;KfimAIf9eLTDwrgnf1J/jpVIEA4FKqhj7Aopg67JYli4jjh5N+ctxiR9JY3HZ4LbVi6z7EVabDgt&#10;1NjRW036fv6yCppT+VH2s0f0enPKrz4Pl2urlZpOhtctiEhD/A//tY9GwXq1WsLvm/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z8TsUAAADdAAAADwAAAAAAAAAA&#10;AAAAAAChAgAAZHJzL2Rvd25yZXYueG1sUEsFBgAAAAAEAAQA+QAAAJMDAAAAAA==&#10;"/>
                <v:rect id="Rectangle 7405" o:spid="_x0000_s1249" style="position:absolute;left:1085;top:15563;width:8687;height:5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nkcUA&#10;AADdAAAADwAAAGRycy9kb3ducmV2LnhtbESPT4vCMBTE7wv7HcJb8Lam/sFdq1FEUfSo9eLt2bxt&#10;uzYvpYla/fRGEDwOM/MbZjxtTCkuVLvCsoJOOwJBnFpdcKZgnyy/f0E4j6yxtEwKbuRgOvn8GGOs&#10;7ZW3dNn5TAQIuxgV5N5XsZQuzcmga9uKOHh/tjbog6wzqWu8BrgpZTeKBtJgwWEhx4rmOaWn3dko&#10;OBbdPd63ySoyw2XPb5rk/3xYKNX6amYjEJ4a/w6/2mut4Kff78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4GeRxQAAAN0AAAAPAAAAAAAAAAAAAAAAAJgCAABkcnMv&#10;ZG93bnJldi54bWxQSwUGAAAAAAQABAD1AAAAigMAAAAA&#10;">
                  <v:textbox>
                    <w:txbxContent>
                      <w:p w:rsidR="001E0B47" w:rsidRPr="003B197B" w:rsidRDefault="001E0B47">
                        <w:pPr>
                          <w:rPr>
                            <w:rFonts w:ascii="Times New Roman" w:hAnsi="Times New Roman" w:cs="Times New Roman"/>
                            <w:sz w:val="20"/>
                          </w:rPr>
                        </w:pPr>
                        <w:r w:rsidRPr="003B197B">
                          <w:rPr>
                            <w:rFonts w:ascii="Times New Roman" w:hAnsi="Times New Roman" w:cs="Times New Roman"/>
                            <w:sz w:val="20"/>
                          </w:rPr>
                          <w:t>Płytka zginania do karetki</w:t>
                        </w:r>
                      </w:p>
                    </w:txbxContent>
                  </v:textbox>
                </v:rect>
                <v:shapetype id="_x0000_t33" coordsize="21600,21600" o:spt="33" o:oned="t" path="m,l21600,r,21600e" filled="f">
                  <v:stroke joinstyle="miter"/>
                  <v:path arrowok="t" fillok="f" o:connecttype="none"/>
                  <o:lock v:ext="edit" shapetype="t"/>
                </v:shapetype>
                <v:shape id="AutoShape 7406" o:spid="_x0000_s1250" type="#_x0000_t33" style="position:absolute;left:4890;top:12502;width:3600;height:252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aj28QAAADdAAAADwAAAGRycy9kb3ducmV2LnhtbESPzWrDMBCE74W8g9hAbo2UYNrgRglN&#10;wCTQU/7IdbE2lltrZSzFcd++KhR6HGbmG2a5HlwjeupC7VnDbKpAEJfe1FxpOJ+K5wWIEJENNp5J&#10;wzcFWK9GT0vMjX/wgfpjrESCcMhRg42xzaUMpSWHYepb4uTdfOcwJtlV0nT4SHDXyLlSL9JhzWnB&#10;YktbS+XX8e40qHmhbrveXmmT2U85+yhscbhoPRkP728gIg3xP/zX3hsNr1mWwe+b9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hqPbxAAAAN0AAAAPAAAAAAAAAAAA&#10;AAAAAKECAABkcnMvZG93bnJldi54bWxQSwUGAAAAAAQABAD5AAAAkgMAAAAA&#10;">
                  <v:stroke endarrow="block"/>
                </v:shape>
                <v:rect id="Rectangle 7407" o:spid="_x0000_s1251" style="position:absolute;left:18821;top:3981;width:8687;height:5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VafsYA&#10;AADdAAAADwAAAGRycy9kb3ducmV2LnhtbESPwW7CMBBE70j8g7VI3MAppS2kMagqArVHEi7clnib&#10;pI3XUexA4OtxpUo9jmbmjSZZ96YWZ2pdZVnBwzQCQZxbXXGh4JBtJwsQziNrrC2Tgis5WK+GgwRj&#10;bS+8p3PqCxEg7GJUUHrfxFK6vCSDbmob4uB92dagD7ItpG7xEuCmlrMoepYGKw4LJTb0XlL+k3ZG&#10;wamaHfC2z3aRWW4f/WeffXfHjVLjUf/2CsJT7//Df+0PreBlPn+C3zfh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VafsYAAADdAAAADwAAAAAAAAAAAAAAAACYAgAAZHJz&#10;L2Rvd25yZXYueG1sUEsFBgAAAAAEAAQA9QAAAIsDAAAAAA==&#10;">
                  <v:textbox>
                    <w:txbxContent>
                      <w:p w:rsidR="001E0B47" w:rsidRPr="003B197B" w:rsidRDefault="001E0B47">
                        <w:pPr>
                          <w:rPr>
                            <w:rFonts w:ascii="Times New Roman" w:hAnsi="Times New Roman" w:cs="Times New Roman"/>
                            <w:sz w:val="20"/>
                          </w:rPr>
                        </w:pPr>
                        <w:r w:rsidRPr="003B197B">
                          <w:rPr>
                            <w:rFonts w:ascii="Times New Roman" w:hAnsi="Times New Roman" w:cs="Times New Roman"/>
                            <w:sz w:val="20"/>
                          </w:rPr>
                          <w:t>Płytka zginania liniowa</w:t>
                        </w:r>
                      </w:p>
                    </w:txbxContent>
                  </v:textbox>
                </v:rect>
                <v:shape id="AutoShape 7408" o:spid="_x0000_s1252" type="#_x0000_t33" style="position:absolute;left:19748;top:10668;width:4318;height:25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XsMUAAADdAAAADwAAAGRycy9kb3ducmV2LnhtbESPUUvDMBSF3wf+h3AF37ZUHVW6ZaVM&#10;xbIH0bofcGmuTbG5KUnW1X9vBGGPh3POdzjbcraDmMiH3rGC21UGgrh1uudOwfHzZfkIIkRkjYNj&#10;UvBDAcrd1WKLhXZn/qCpiZ1IEA4FKjAxjoWUoTVkMazcSJy8L+ctxiR9J7XHc4LbQd5lWS4t9pwW&#10;DI60N9R+NyerIL+vstfT25OtTX0g20x7//zeK3VzPVcbEJHmeAn/t2ut4GG9zuHvTXoCcvc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XsMUAAADdAAAADwAAAAAAAAAA&#10;AAAAAAChAgAAZHJzL2Rvd25yZXYueG1sUEsFBgAAAAAEAAQA+QAAAJMDAAAAAA==&#10;">
                  <v:stroke endarrow="block"/>
                </v:shape>
                <w10:anchorlock/>
              </v:group>
            </w:pict>
          </mc:Fallback>
        </mc:AlternateContent>
      </w:r>
    </w:p>
    <w:p w:rsidR="00F83B0D" w:rsidRDefault="00F83B0D" w:rsidP="00F83B0D">
      <w:pPr>
        <w:pStyle w:val="Legenda"/>
      </w:pPr>
      <w:r>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Rysunek \* ARABIC \s 1 </w:instrText>
      </w:r>
      <w:r w:rsidR="001E0B47">
        <w:fldChar w:fldCharType="separate"/>
      </w:r>
      <w:r w:rsidR="009F0CB6">
        <w:rPr>
          <w:noProof/>
        </w:rPr>
        <w:t>66</w:t>
      </w:r>
      <w:r w:rsidR="001E0B47">
        <w:rPr>
          <w:noProof/>
        </w:rPr>
        <w:fldChar w:fldCharType="end"/>
      </w:r>
      <w:r>
        <w:t xml:space="preserve">– </w:t>
      </w:r>
      <w:r w:rsidR="00AB2A44">
        <w:t xml:space="preserve">Umiejscowienie najbardziej podatnej na odkształcenia części </w:t>
      </w:r>
      <w:proofErr w:type="spellStart"/>
      <w:r w:rsidR="00AB2A44">
        <w:t>ortezy</w:t>
      </w:r>
      <w:proofErr w:type="spellEnd"/>
      <w:r w:rsidR="00AB2A44">
        <w:t xml:space="preserve"> oraz rozważany układ obciążenia jak dla sprężyny płytkowej.</w:t>
      </w:r>
    </w:p>
    <w:p w:rsidR="00FB37C2" w:rsidRDefault="00986B05" w:rsidP="003C109C">
      <w:pPr>
        <w:pStyle w:val="Tekstnormalny"/>
      </w:pPr>
      <w:r>
        <w:t xml:space="preserve">Dla płytki z aluminium o module Younga równym 69 </w:t>
      </w:r>
      <w:proofErr w:type="spellStart"/>
      <w:r>
        <w:t>GPa</w:t>
      </w:r>
      <w:proofErr w:type="spellEnd"/>
      <w:r>
        <w:t>, ramieniu 50 mm, szerokości 70 mm i grubości 3 mm, na której koniec działa siła 50 N, strzałka ugięcia wynosi 0,08 mm. Wartość ugięcia w najbardziej narażonym miejscu jest bardzo mała</w:t>
      </w:r>
      <w:r w:rsidR="00851FA8">
        <w:t xml:space="preserve">. Rozważana sprężyna płytkowa nie jest oczywiście </w:t>
      </w:r>
      <w:commentRangeStart w:id="6"/>
      <w:r w:rsidR="00851FA8">
        <w:t>zamurowana</w:t>
      </w:r>
      <w:commentRangeEnd w:id="6"/>
      <w:r w:rsidR="00C24B64">
        <w:rPr>
          <w:rStyle w:val="Odwoaniedokomentarza"/>
          <w:rFonts w:asciiTheme="minorHAnsi" w:hAnsiTheme="minorHAnsi" w:cstheme="minorBidi"/>
        </w:rPr>
        <w:commentReference w:id="6"/>
      </w:r>
      <w:r w:rsidR="00851FA8">
        <w:t>, jednak występujące wcześniej w ciągu kinematycznym przewężenie również ma grubość 3 mm, ale stanowi znacznie krótsze ramię. B</w:t>
      </w:r>
      <w:r w:rsidR="003A5EBF">
        <w:t xml:space="preserve">łędy związane z podatnością części </w:t>
      </w:r>
      <w:proofErr w:type="spellStart"/>
      <w:r>
        <w:t>ortezy</w:t>
      </w:r>
      <w:proofErr w:type="spellEnd"/>
      <w:r>
        <w:t xml:space="preserve"> </w:t>
      </w:r>
      <w:r w:rsidR="003A5EBF">
        <w:t xml:space="preserve">uznano zatem za pomijalnie małe, zwłaszcza, że urządzenie współpracuje ze znacznie </w:t>
      </w:r>
      <w:r>
        <w:t>bardziej podatnym</w:t>
      </w:r>
      <w:r w:rsidR="003A5EBF">
        <w:t xml:space="preserve"> ciałem człowieka.</w:t>
      </w:r>
    </w:p>
    <w:p w:rsidR="0071474E" w:rsidRDefault="00981C04" w:rsidP="00EB2F1D">
      <w:pPr>
        <w:pStyle w:val="Nagwek3"/>
      </w:pPr>
      <w:bookmarkStart w:id="7" w:name="_Toc56282022"/>
      <w:r>
        <w:t>Błędy wyjustowania</w:t>
      </w:r>
      <w:bookmarkEnd w:id="7"/>
      <w:r w:rsidR="00A37F9F">
        <w:t xml:space="preserve"> i przytroczenia </w:t>
      </w:r>
      <w:proofErr w:type="spellStart"/>
      <w:r w:rsidR="00A37F9F">
        <w:t>ortezy</w:t>
      </w:r>
      <w:proofErr w:type="spellEnd"/>
      <w:r w:rsidR="00A37F9F">
        <w:t xml:space="preserve"> do człowieka</w:t>
      </w:r>
    </w:p>
    <w:p w:rsidR="0013657D" w:rsidRDefault="00D33080" w:rsidP="003C109C">
      <w:pPr>
        <w:pStyle w:val="Tekstnormalny"/>
      </w:pPr>
      <w:r>
        <w:t>Podczas justowania położenia członów do użytkownika</w:t>
      </w:r>
      <w:r w:rsidR="00A87DE4">
        <w:t xml:space="preserve"> ich położenie </w:t>
      </w:r>
      <w:r w:rsidR="00BC796B">
        <w:t>dobrane</w:t>
      </w:r>
      <w:r w:rsidR="00A87DE4">
        <w:t xml:space="preserve"> jest tak, by zgrać przecinające się osie działania członów ze środkiem obrotu kości udowej w stawie biodrowym.</w:t>
      </w:r>
      <w:r w:rsidR="00BC796B">
        <w:t xml:space="preserve"> Nie jest możliwe wizualne ocenienie ustawienia wprost</w:t>
      </w:r>
      <w:r w:rsidR="00A411E6">
        <w:t xml:space="preserve">, </w:t>
      </w:r>
      <w:r w:rsidR="00707B79">
        <w:t>dlatego wymagane jest ustawienie zgrubne i opieranie się na informacji zwrotnej od użytkownika</w:t>
      </w:r>
      <w:r w:rsidR="00AD75C4">
        <w:t xml:space="preserve"> w celu jego poprawienia</w:t>
      </w:r>
      <w:r w:rsidR="00707B79">
        <w:t xml:space="preserve"> – źle </w:t>
      </w:r>
      <w:proofErr w:type="spellStart"/>
      <w:r w:rsidR="00707B79">
        <w:t>zjustowane</w:t>
      </w:r>
      <w:proofErr w:type="spellEnd"/>
      <w:r w:rsidR="00707B79">
        <w:t xml:space="preserve"> położenie osi prowadzi do uczucia „</w:t>
      </w:r>
      <w:commentRangeStart w:id="8"/>
      <w:r w:rsidR="00707B79">
        <w:t>ciągnięcia</w:t>
      </w:r>
      <w:commentRangeEnd w:id="8"/>
      <w:r w:rsidR="00C24B64">
        <w:rPr>
          <w:rStyle w:val="Odwoaniedokomentarza"/>
          <w:rFonts w:asciiTheme="minorHAnsi" w:hAnsiTheme="minorHAnsi" w:cstheme="minorBidi"/>
        </w:rPr>
        <w:commentReference w:id="8"/>
      </w:r>
      <w:r w:rsidR="00707B79">
        <w:t xml:space="preserve">” przez urządzenie w czasie ruchu </w:t>
      </w:r>
      <w:r w:rsidR="0013657D">
        <w:t xml:space="preserve">z powodu przesunięć liniowych </w:t>
      </w:r>
      <w:r w:rsidR="0009124A">
        <w:t xml:space="preserve">wprowadzanych w miarę obrotu </w:t>
      </w:r>
      <w:r w:rsidR="00707B79">
        <w:t>oraz wzrostu oporów.</w:t>
      </w:r>
      <w:r w:rsidR="0009124A">
        <w:t xml:space="preserve"> </w:t>
      </w:r>
      <w:r w:rsidR="0013657D">
        <w:t xml:space="preserve">Ustalenie poprawnej pozycji justowanych członów jest utrudnione z </w:t>
      </w:r>
      <w:r w:rsidR="0013657D">
        <w:lastRenderedPageBreak/>
        <w:t>powodu braku wizualnego odniesienia. Nie da się zobaczyć ani stawu człowieka, ani osi działania urządzenia, dlatego ich wystarczające zgranie wymaga metody iteracyjnej.</w:t>
      </w:r>
      <w:r w:rsidR="00A644A6">
        <w:t xml:space="preserve"> Justowane człony są ustawiane w przybliżonym położeniu, a następnie użytkownik wykonuje ruchy w pełnym dostępnym zakresie.</w:t>
      </w:r>
      <w:r w:rsidR="003B1C57">
        <w:t xml:space="preserve"> Na podstawie odczuć użytkownika pozycje justowanych członów są korygowane.</w:t>
      </w:r>
    </w:p>
    <w:p w:rsidR="003C109C" w:rsidRDefault="003C109C" w:rsidP="003C109C">
      <w:pPr>
        <w:pStyle w:val="Tekstnormalny"/>
      </w:pPr>
    </w:p>
    <w:p w:rsidR="00491B5D" w:rsidRDefault="003B1C57" w:rsidP="003C109C">
      <w:pPr>
        <w:pStyle w:val="Tekstnormalny"/>
      </w:pPr>
      <w:r>
        <w:t xml:space="preserve">Wykonano próby, w których wszystkie justowane człony poza jednym były ustawione w pozycji komfortowej dla użytkownika. Niewyjustowany człon był pierwotnie ustawiany na jednym krańcu zakresu i stopniowo przesuwany na przeciwny kraniec. Pozwoliło to porównać najgorsze ustawienie z najlepszym, a także oszacować zakres, w jakim </w:t>
      </w:r>
      <w:r w:rsidR="00D85522">
        <w:t>użytkownik uważa ustawienie justowanego członu za wystarczająco dobre.</w:t>
      </w:r>
      <w:r w:rsidR="006A65AB">
        <w:t xml:space="preserve"> Zakres ten, w porównaniu z całym zakresem justowania, jest dosyć duży i wynosi około 10 mm. Im bliżej środka zakresu, tym użytkownikowi urządzenia trudniej jest wskazać różnicę i to, czy zmiana ustawienia poprawia czy pogarsza komfort.</w:t>
      </w:r>
      <w:r w:rsidR="00491B5D">
        <w:t xml:space="preserve"> Z jednej strony jest to niekorzystne, bowiem </w:t>
      </w:r>
      <w:r w:rsidR="00B37EDC">
        <w:t xml:space="preserve">przesunięcie osi względem stawu </w:t>
      </w:r>
      <w:r w:rsidR="008639FE">
        <w:t>wprowadza</w:t>
      </w:r>
      <w:r w:rsidR="00B37EDC">
        <w:t xml:space="preserve"> niepożądane skł</w:t>
      </w:r>
      <w:r w:rsidR="0009124A">
        <w:t xml:space="preserve">adowe liniowe ruchów obrotowych, a wykrycie położenia bliskiego nominalnemu jest trudne i niejednoznaczne. </w:t>
      </w:r>
      <w:r w:rsidR="00491B5D">
        <w:t xml:space="preserve">Z drugiej strony </w:t>
      </w:r>
      <w:r w:rsidR="0009124A">
        <w:t>oznacza to, że</w:t>
      </w:r>
      <w:r w:rsidR="00491B5D">
        <w:t xml:space="preserve"> człony nie musz</w:t>
      </w:r>
      <w:r w:rsidR="008639FE">
        <w:t>ą</w:t>
      </w:r>
      <w:r w:rsidR="00491B5D">
        <w:t xml:space="preserve"> być ustawione bardzo precyzyjn</w:t>
      </w:r>
      <w:ins w:id="9" w:author="A" w:date="2021-01-02T19:22:00Z">
        <w:r w:rsidR="00C24B64">
          <w:t>i</w:t>
        </w:r>
      </w:ins>
      <w:r w:rsidR="00491B5D">
        <w:t xml:space="preserve">e, by z </w:t>
      </w:r>
      <w:proofErr w:type="spellStart"/>
      <w:r w:rsidR="00491B5D">
        <w:t>ortezy</w:t>
      </w:r>
      <w:proofErr w:type="spellEnd"/>
      <w:r w:rsidR="00491B5D">
        <w:t xml:space="preserve"> pomiarowej dawało si</w:t>
      </w:r>
      <w:r w:rsidR="0009124A">
        <w:t>ę wygodnie korzystać, co stanowi korzystny obrót spraw.</w:t>
      </w:r>
    </w:p>
    <w:p w:rsidR="00A37F9F" w:rsidRDefault="00A37F9F" w:rsidP="003C109C">
      <w:pPr>
        <w:pStyle w:val="Tekstnormalny"/>
      </w:pPr>
    </w:p>
    <w:p w:rsidR="00A37F9F" w:rsidRDefault="00A37F9F" w:rsidP="003C109C">
      <w:pPr>
        <w:pStyle w:val="Tekstnormalny"/>
      </w:pPr>
      <w:r>
        <w:t xml:space="preserve">Podobnie </w:t>
      </w:r>
      <w:del w:id="10" w:author="A" w:date="2020-12-30T17:59:00Z">
        <w:r w:rsidDel="001E0B47">
          <w:delText xml:space="preserve">rozważoną </w:delText>
        </w:r>
      </w:del>
      <w:ins w:id="11" w:author="A" w:date="2020-12-30T17:59:00Z">
        <w:r w:rsidR="001E0B47">
          <w:t xml:space="preserve">rozważono </w:t>
        </w:r>
      </w:ins>
      <w:r>
        <w:t xml:space="preserve">kątowe błędy </w:t>
      </w:r>
      <w:r w:rsidR="00301004">
        <w:t xml:space="preserve">zamocowania </w:t>
      </w:r>
      <w:proofErr w:type="spellStart"/>
      <w:r w:rsidR="00301004">
        <w:t>ortezy</w:t>
      </w:r>
      <w:proofErr w:type="spellEnd"/>
      <w:r w:rsidR="00301004">
        <w:t xml:space="preserve"> do ciała badanej osoby. </w:t>
      </w:r>
      <w:proofErr w:type="spellStart"/>
      <w:r>
        <w:t>Orteza</w:t>
      </w:r>
      <w:proofErr w:type="spellEnd"/>
      <w:r>
        <w:t xml:space="preserve"> ma oczywiście swoje przetworniki mierzące kąty, jednak ten pomiar nie jest</w:t>
      </w:r>
      <w:r w:rsidR="00B70ADC">
        <w:t xml:space="preserve"> w pełni</w:t>
      </w:r>
      <w:r>
        <w:t xml:space="preserve"> wrażliwy na zamocowanie </w:t>
      </w:r>
      <w:proofErr w:type="spellStart"/>
      <w:r>
        <w:t>ortezy</w:t>
      </w:r>
      <w:proofErr w:type="spellEnd"/>
      <w:r>
        <w:t xml:space="preserve"> </w:t>
      </w:r>
      <w:r w:rsidR="00301004">
        <w:t>– u</w:t>
      </w:r>
      <w:r>
        <w:t>rządzenie może być bowiem przytroczone nieprawidłowo zarówno do części plecowej, jak i kończyn dolnych badanej osoby</w:t>
      </w:r>
      <w:r w:rsidR="00301004">
        <w:t>. W takim przypadku</w:t>
      </w:r>
      <w:r>
        <w:t xml:space="preserve"> cała </w:t>
      </w:r>
      <w:proofErr w:type="spellStart"/>
      <w:r>
        <w:t>orteza</w:t>
      </w:r>
      <w:proofErr w:type="spellEnd"/>
      <w:r>
        <w:t xml:space="preserve"> </w:t>
      </w:r>
      <w:r w:rsidR="00301004">
        <w:t>może być</w:t>
      </w:r>
      <w:r>
        <w:t xml:space="preserve"> zamontowana krzywo, jednak człony </w:t>
      </w:r>
      <w:r w:rsidR="00301004">
        <w:t xml:space="preserve">pomimo tego </w:t>
      </w:r>
      <w:r>
        <w:t>mogą wskazywać kąty</w:t>
      </w:r>
      <w:r w:rsidR="00B70ADC">
        <w:t xml:space="preserve"> bliskie zerowym</w:t>
      </w:r>
      <w:r>
        <w:t xml:space="preserve">, doprowadzając do odczytów obarczonych błędami. Z tego powodu do określenia odchyleń kątowych wykorzystano cyfrową poziomicę jako narzędzie pomocnicze. Dobierając długości pasów mocujących </w:t>
      </w:r>
      <w:proofErr w:type="spellStart"/>
      <w:r>
        <w:t>ortezę</w:t>
      </w:r>
      <w:proofErr w:type="spellEnd"/>
      <w:r>
        <w:t xml:space="preserve"> do ciała człowieka dążono do tego, by jej część plecowa była zorientowana możliwie </w:t>
      </w:r>
      <w:del w:id="12" w:author="A" w:date="2020-12-30T17:59:00Z">
        <w:r w:rsidDel="001E0B47">
          <w:delText>pionowe</w:delText>
        </w:r>
      </w:del>
      <w:ins w:id="13" w:author="A" w:date="2020-12-30T17:59:00Z">
        <w:r w:rsidR="001E0B47">
          <w:t>pionowo</w:t>
        </w:r>
      </w:ins>
      <w:r>
        <w:t xml:space="preserve">, a przetworniki wskazywały kąty bliskie </w:t>
      </w:r>
      <w:r w:rsidR="00407A1A">
        <w:t>zera</w:t>
      </w:r>
      <w:r>
        <w:t xml:space="preserve"> dla badanej osoby stojącej w pozycji wyprostowanej.</w:t>
      </w:r>
      <w:r w:rsidR="00407A1A">
        <w:t xml:space="preserve"> W przypadku </w:t>
      </w:r>
      <w:r w:rsidR="0020114B">
        <w:t xml:space="preserve">przechyleń na boki błędy były niewielkie i nie przekraczały 2 stopni, natomiast przy pochyleniu przód-tył dochodziły do 4 stopni. Błędy obrotu wokół osi pionowej nie były możliwe do zmierzenia tą metodą. </w:t>
      </w:r>
      <w:r w:rsidR="00F4432B">
        <w:t xml:space="preserve">Ze względu na </w:t>
      </w:r>
      <w:r w:rsidR="00363619">
        <w:t xml:space="preserve">płaszczyznowe przywieranie płyty plecowej do pleców i </w:t>
      </w:r>
      <w:r w:rsidR="00F4432B">
        <w:t>używane stabilizatory kolanowe mocowane względem osi zginania stawu kolanowego</w:t>
      </w:r>
      <w:r w:rsidR="00363619">
        <w:t>,</w:t>
      </w:r>
      <w:r w:rsidR="00F4432B">
        <w:t xml:space="preserve">  wyposażone w połączenia po bocznej zewnętrznej stronie uznano, że </w:t>
      </w:r>
      <w:r w:rsidR="00363619">
        <w:t xml:space="preserve">i tu </w:t>
      </w:r>
      <w:r w:rsidR="00363619">
        <w:lastRenderedPageBreak/>
        <w:t xml:space="preserve">błąd nie przekracza 2 stopni. </w:t>
      </w:r>
      <w:r w:rsidR="0020114B">
        <w:t xml:space="preserve">Prawdopodobnie na </w:t>
      </w:r>
      <w:r w:rsidR="00363619">
        <w:t xml:space="preserve">tego rodzaju </w:t>
      </w:r>
      <w:r w:rsidR="0020114B">
        <w:t>błędy wpływ mają także niesymetryczność ciała i wady postawy badanej osoby</w:t>
      </w:r>
      <w:r w:rsidR="00357EC5">
        <w:t>, których nie sposób było tu odseparować.</w:t>
      </w:r>
    </w:p>
    <w:p w:rsidR="003C109C" w:rsidRDefault="003C109C" w:rsidP="003C109C">
      <w:pPr>
        <w:pStyle w:val="Tekstnormalny"/>
      </w:pPr>
    </w:p>
    <w:p w:rsidR="00607FA6" w:rsidRDefault="00607FA6" w:rsidP="001B170C">
      <w:pPr>
        <w:pStyle w:val="Tekstnormalny"/>
      </w:pPr>
      <w:r>
        <w:t xml:space="preserve">Błędy położenia osi mogą w ograniczonym stopniu być poprawiane dzięki możliwościom justowania urządzenia. Justowanie to pozwala jednak </w:t>
      </w:r>
      <w:r w:rsidR="00305116">
        <w:t>co najwyżej</w:t>
      </w:r>
      <w:r>
        <w:t xml:space="preserve"> na lin</w:t>
      </w:r>
      <w:ins w:id="14" w:author="A" w:date="2020-12-30T18:01:00Z">
        <w:r w:rsidR="001E0B47">
          <w:t>i</w:t>
        </w:r>
      </w:ins>
      <w:r>
        <w:t xml:space="preserve">owe ruchy wszystkich trzech osi </w:t>
      </w:r>
      <w:r w:rsidR="00305116">
        <w:t xml:space="preserve">związanych z jedną kończyną dolną </w:t>
      </w:r>
      <w:r>
        <w:t>równocześnie. Oznacza to, że w wyniku justowania nie jest możliwa zmiana wzajemnego położenia osi. Innymi słowy justowanie członów nie może doprowadzić do przecięcia się osi w punkcie.</w:t>
      </w:r>
      <w:r w:rsidR="00305116">
        <w:t xml:space="preserve"> Z drugiej strony dzięki temu justowanie do użytkownika nie doprowadza do jeszcze dalszego oddalenia się osi względem siebie.</w:t>
      </w:r>
      <w:r w:rsidR="00B36D5B">
        <w:t xml:space="preserve"> </w:t>
      </w:r>
      <w:r>
        <w:t xml:space="preserve">Justowanie nie jest </w:t>
      </w:r>
      <w:r w:rsidR="003B1DED">
        <w:t>w pełni</w:t>
      </w:r>
      <w:r>
        <w:t xml:space="preserve"> niezależne dla osi związanych z lewą i prawą kończyną dolną. Justowanie góra-dół oraz przód-tył </w:t>
      </w:r>
      <w:r w:rsidR="003B1DED">
        <w:t xml:space="preserve">wykonywane poprzez dobór wzajemnego położenia płyty plecowej i płyty tylnej </w:t>
      </w:r>
      <w:r>
        <w:t>wpływa na położenie obu grup osi</w:t>
      </w:r>
      <w:r w:rsidR="003B1DED">
        <w:t xml:space="preserve"> równocześnie</w:t>
      </w:r>
      <w:r>
        <w:t xml:space="preserve">. Jedynie justowanie lewo-prawo </w:t>
      </w:r>
      <w:r w:rsidR="003B1DED">
        <w:t xml:space="preserve">poprzez przesuwanie węzłów odwodzenia </w:t>
      </w:r>
      <w:r>
        <w:t>jest niezależne. Z tego powodu jeśli wystąpią błędy między położeniem grup osi w pionie i w kierunku przód-tył, to justowanie członów nie pozwoli na ich wyeliminowanie.</w:t>
      </w:r>
      <w:r w:rsidR="003B1DED">
        <w:t xml:space="preserve"> Przykładowo, jeśli jedna oś zginania będzie przesunięta w pionie względem drugiej, to justowanie w pionie pozwoli je przesuwać, jednak zachowując stałe niepożądane przesunięcie. Jeśli jednak osie </w:t>
      </w:r>
      <w:proofErr w:type="spellStart"/>
      <w:r w:rsidR="003B1DED">
        <w:t>przywodzenia</w:t>
      </w:r>
      <w:proofErr w:type="spellEnd"/>
      <w:r w:rsidR="003B1DED">
        <w:t>/odwodzenia będą przesunięte w poziomie, to justowanie węzłów odwodzenia pozwoli skorygować ich położenie.</w:t>
      </w:r>
    </w:p>
    <w:p w:rsidR="001B170C" w:rsidRDefault="00C24B64" w:rsidP="001B170C">
      <w:pPr>
        <w:pStyle w:val="Tekstnormalny"/>
        <w:spacing w:after="0"/>
        <w:jc w:val="center"/>
      </w:pPr>
      <w:r>
        <w:rPr>
          <w:noProof/>
          <w:lang w:eastAsia="pl-PL"/>
        </w:rPr>
        <mc:AlternateContent>
          <mc:Choice Requires="wpc">
            <w:drawing>
              <wp:inline distT="0" distB="0" distL="0" distR="0">
                <wp:extent cx="5212080" cy="3402330"/>
                <wp:effectExtent l="0" t="0" r="0" b="0"/>
                <wp:docPr id="7091" name="Kanwa 70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84" name="Picture 7092"/>
                          <pic:cNvPicPr>
                            <a:picLocks noChangeAspect="1" noChangeArrowheads="1"/>
                          </pic:cNvPicPr>
                        </pic:nvPicPr>
                        <pic:blipFill>
                          <a:blip r:embed="rId14" cstate="print">
                            <a:extLst>
                              <a:ext uri="{28A0092B-C50C-407E-A947-70E740481C1C}">
                                <a14:useLocalDpi xmlns:a14="http://schemas.microsoft.com/office/drawing/2010/main" val="0"/>
                              </a:ext>
                            </a:extLst>
                          </a:blip>
                          <a:srcRect l="4044" r="4303"/>
                          <a:stretch>
                            <a:fillRect/>
                          </a:stretch>
                        </pic:blipFill>
                        <pic:spPr bwMode="auto">
                          <a:xfrm>
                            <a:off x="36195" y="36195"/>
                            <a:ext cx="2484120" cy="3361055"/>
                          </a:xfrm>
                          <a:prstGeom prst="rect">
                            <a:avLst/>
                          </a:prstGeom>
                          <a:noFill/>
                          <a:extLst>
                            <a:ext uri="{909E8E84-426E-40DD-AFC4-6F175D3DCCD1}">
                              <a14:hiddenFill xmlns:a14="http://schemas.microsoft.com/office/drawing/2010/main">
                                <a:solidFill>
                                  <a:srgbClr val="FFFFFF"/>
                                </a:solidFill>
                              </a14:hiddenFill>
                            </a:ext>
                          </a:extLst>
                        </pic:spPr>
                      </pic:pic>
                      <wps:wsp>
                        <wps:cNvPr id="185" name="Rectangle 7093"/>
                        <wps:cNvSpPr>
                          <a:spLocks noChangeArrowheads="1"/>
                        </wps:cNvSpPr>
                        <wps:spPr bwMode="auto">
                          <a:xfrm>
                            <a:off x="3004185" y="977265"/>
                            <a:ext cx="2159635" cy="432435"/>
                          </a:xfrm>
                          <a:prstGeom prst="rect">
                            <a:avLst/>
                          </a:prstGeom>
                          <a:solidFill>
                            <a:srgbClr val="FFFFFF"/>
                          </a:solidFill>
                          <a:ln w="9525">
                            <a:solidFill>
                              <a:srgbClr val="000000"/>
                            </a:solidFill>
                            <a:miter lim="800000"/>
                            <a:headEnd/>
                            <a:tailEnd/>
                          </a:ln>
                        </wps:spPr>
                        <wps:txbx>
                          <w:txbxContent>
                            <w:p w:rsidR="001E0B47" w:rsidRPr="005F25AA" w:rsidRDefault="001E0B47" w:rsidP="00FD3B69">
                              <w:pPr>
                                <w:pStyle w:val="Tekstnormalny"/>
                                <w:spacing w:line="276" w:lineRule="auto"/>
                                <w:rPr>
                                  <w:sz w:val="20"/>
                                </w:rPr>
                              </w:pPr>
                              <w:r>
                                <w:rPr>
                                  <w:sz w:val="20"/>
                                </w:rPr>
                                <w:t>Możliwe wspólne justowanie góra/dół oraz przód/tył</w:t>
                              </w:r>
                            </w:p>
                            <w:p w:rsidR="001E0B47" w:rsidRDefault="001E0B47" w:rsidP="00FD3B69"/>
                          </w:txbxContent>
                        </wps:txbx>
                        <wps:bodyPr rot="0" vert="horz" wrap="square" lIns="91440" tIns="45720" rIns="91440" bIns="45720" anchor="t" anchorCtr="0" upright="1">
                          <a:noAutofit/>
                        </wps:bodyPr>
                      </wps:wsp>
                      <wps:wsp>
                        <wps:cNvPr id="186" name="Rectangle 7094"/>
                        <wps:cNvSpPr>
                          <a:spLocks noChangeArrowheads="1"/>
                        </wps:cNvSpPr>
                        <wps:spPr bwMode="auto">
                          <a:xfrm>
                            <a:off x="3004185" y="1487170"/>
                            <a:ext cx="2159635" cy="431165"/>
                          </a:xfrm>
                          <a:prstGeom prst="rect">
                            <a:avLst/>
                          </a:prstGeom>
                          <a:solidFill>
                            <a:srgbClr val="FFFFFF"/>
                          </a:solidFill>
                          <a:ln w="9525">
                            <a:solidFill>
                              <a:srgbClr val="000000"/>
                            </a:solidFill>
                            <a:miter lim="800000"/>
                            <a:headEnd/>
                            <a:tailEnd/>
                          </a:ln>
                        </wps:spPr>
                        <wps:txbx>
                          <w:txbxContent>
                            <w:p w:rsidR="001E0B47" w:rsidRPr="005F25AA" w:rsidRDefault="001E0B47" w:rsidP="00FD3B69">
                              <w:pPr>
                                <w:pStyle w:val="Tekstnormalny"/>
                                <w:spacing w:line="276" w:lineRule="auto"/>
                                <w:jc w:val="left"/>
                                <w:rPr>
                                  <w:sz w:val="20"/>
                                </w:rPr>
                              </w:pPr>
                              <w:r>
                                <w:rPr>
                                  <w:sz w:val="20"/>
                                </w:rPr>
                                <w:t>Możliwe niezależne justowanie lewo/prawo</w:t>
                              </w:r>
                            </w:p>
                            <w:p w:rsidR="001E0B47" w:rsidRDefault="001E0B47" w:rsidP="00FD3B69"/>
                          </w:txbxContent>
                        </wps:txbx>
                        <wps:bodyPr rot="0" vert="horz" wrap="square" lIns="91440" tIns="45720" rIns="91440" bIns="45720" anchor="t" anchorCtr="0" upright="1">
                          <a:noAutofit/>
                        </wps:bodyPr>
                      </wps:wsp>
                      <wps:wsp>
                        <wps:cNvPr id="187" name="Rectangle 7099"/>
                        <wps:cNvSpPr>
                          <a:spLocks noChangeArrowheads="1"/>
                        </wps:cNvSpPr>
                        <wps:spPr bwMode="auto">
                          <a:xfrm>
                            <a:off x="3004185" y="2355850"/>
                            <a:ext cx="2159635" cy="756920"/>
                          </a:xfrm>
                          <a:prstGeom prst="rect">
                            <a:avLst/>
                          </a:prstGeom>
                          <a:solidFill>
                            <a:srgbClr val="FFFFFF"/>
                          </a:solidFill>
                          <a:ln w="9525">
                            <a:solidFill>
                              <a:srgbClr val="000000"/>
                            </a:solidFill>
                            <a:miter lim="800000"/>
                            <a:headEnd/>
                            <a:tailEnd/>
                          </a:ln>
                        </wps:spPr>
                        <wps:txbx>
                          <w:txbxContent>
                            <w:p w:rsidR="001E0B47" w:rsidRPr="005F25AA" w:rsidRDefault="001E0B47" w:rsidP="00FD3B69">
                              <w:pPr>
                                <w:pStyle w:val="Tekstnormalny"/>
                                <w:spacing w:line="276" w:lineRule="auto"/>
                                <w:jc w:val="left"/>
                                <w:rPr>
                                  <w:sz w:val="20"/>
                                </w:rPr>
                              </w:pPr>
                              <w:r>
                                <w:rPr>
                                  <w:sz w:val="20"/>
                                </w:rPr>
                                <w:t>Możliwe justowanie liniowe położenia grup osi, jednak niemożliwe justowanie wzajemnego położenia osi w obrębie grupy</w:t>
                              </w:r>
                            </w:p>
                            <w:p w:rsidR="001E0B47" w:rsidRDefault="001E0B47" w:rsidP="00FD3B69"/>
                          </w:txbxContent>
                        </wps:txbx>
                        <wps:bodyPr rot="0" vert="horz" wrap="square" lIns="91440" tIns="45720" rIns="91440" bIns="45720" anchor="t" anchorCtr="0" upright="1">
                          <a:noAutofit/>
                        </wps:bodyPr>
                      </wps:wsp>
                      <wps:wsp>
                        <wps:cNvPr id="188" name="AutoShape 7100"/>
                        <wps:cNvCnPr>
                          <a:cxnSpLocks noChangeShapeType="1"/>
                        </wps:cNvCnPr>
                        <wps:spPr bwMode="auto">
                          <a:xfrm>
                            <a:off x="1279525" y="2212975"/>
                            <a:ext cx="756285" cy="356235"/>
                          </a:xfrm>
                          <a:prstGeom prst="straightConnector1">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89" name="AutoShape 7101"/>
                        <wps:cNvCnPr>
                          <a:cxnSpLocks noChangeShapeType="1"/>
                        </wps:cNvCnPr>
                        <wps:spPr bwMode="auto">
                          <a:xfrm>
                            <a:off x="474980" y="1757045"/>
                            <a:ext cx="721995" cy="369570"/>
                          </a:xfrm>
                          <a:prstGeom prst="straightConnector1">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190" name="AutoShape 7102"/>
                        <wps:cNvCnPr>
                          <a:cxnSpLocks noChangeShapeType="1"/>
                        </wps:cNvCnPr>
                        <wps:spPr bwMode="auto">
                          <a:xfrm flipV="1">
                            <a:off x="701040" y="1811655"/>
                            <a:ext cx="710565" cy="403860"/>
                          </a:xfrm>
                          <a:prstGeom prst="straightConnector1">
                            <a:avLst/>
                          </a:prstGeom>
                          <a:noFill/>
                          <a:ln w="12700">
                            <a:solidFill>
                              <a:srgbClr val="00B050"/>
                            </a:solidFill>
                            <a:round/>
                            <a:headEnd/>
                            <a:tailEnd/>
                          </a:ln>
                          <a:extLst>
                            <a:ext uri="{909E8E84-426E-40DD-AFC4-6F175D3DCCD1}">
                              <a14:hiddenFill xmlns:a14="http://schemas.microsoft.com/office/drawing/2010/main">
                                <a:noFill/>
                              </a14:hiddenFill>
                            </a:ext>
                          </a:extLst>
                        </wps:spPr>
                        <wps:bodyPr/>
                      </wps:wsp>
                      <wps:wsp>
                        <wps:cNvPr id="191" name="AutoShape 7103"/>
                        <wps:cNvCnPr>
                          <a:cxnSpLocks noChangeShapeType="1"/>
                        </wps:cNvCnPr>
                        <wps:spPr bwMode="auto">
                          <a:xfrm flipH="1" flipV="1">
                            <a:off x="915670" y="1694180"/>
                            <a:ext cx="25400" cy="591185"/>
                          </a:xfrm>
                          <a:prstGeom prst="straightConnector1">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wps:wsp>
                        <wps:cNvPr id="7424" name="AutoShape 7104"/>
                        <wps:cNvCnPr>
                          <a:cxnSpLocks noChangeShapeType="1"/>
                        </wps:cNvCnPr>
                        <wps:spPr bwMode="auto">
                          <a:xfrm flipV="1">
                            <a:off x="1247775" y="2099310"/>
                            <a:ext cx="706755" cy="417195"/>
                          </a:xfrm>
                          <a:prstGeom prst="straightConnector1">
                            <a:avLst/>
                          </a:prstGeom>
                          <a:noFill/>
                          <a:ln w="12700">
                            <a:solidFill>
                              <a:srgbClr val="00B050"/>
                            </a:solidFill>
                            <a:round/>
                            <a:headEnd/>
                            <a:tailEnd/>
                          </a:ln>
                          <a:extLst>
                            <a:ext uri="{909E8E84-426E-40DD-AFC4-6F175D3DCCD1}">
                              <a14:hiddenFill xmlns:a14="http://schemas.microsoft.com/office/drawing/2010/main">
                                <a:noFill/>
                              </a14:hiddenFill>
                            </a:ext>
                          </a:extLst>
                        </wps:spPr>
                        <wps:bodyPr/>
                      </wps:wsp>
                      <wps:wsp>
                        <wps:cNvPr id="7425" name="AutoShape 7105"/>
                        <wps:cNvCnPr>
                          <a:cxnSpLocks noChangeShapeType="1"/>
                        </wps:cNvCnPr>
                        <wps:spPr bwMode="auto">
                          <a:xfrm flipH="1" flipV="1">
                            <a:off x="1447800" y="2038985"/>
                            <a:ext cx="36830" cy="586740"/>
                          </a:xfrm>
                          <a:prstGeom prst="straightConnector1">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wps:wsp>
                        <wps:cNvPr id="7426" name="AutoShape 7106"/>
                        <wps:cNvCnPr>
                          <a:cxnSpLocks noChangeShapeType="1"/>
                          <a:stCxn id="185" idx="1"/>
                        </wps:cNvCnPr>
                        <wps:spPr bwMode="auto">
                          <a:xfrm rot="10800000">
                            <a:off x="1744345" y="941070"/>
                            <a:ext cx="1259840" cy="25273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27" name="AutoShape 7111"/>
                        <wps:cNvCnPr>
                          <a:cxnSpLocks noChangeShapeType="1"/>
                          <a:stCxn id="187" idx="1"/>
                        </wps:cNvCnPr>
                        <wps:spPr bwMode="auto">
                          <a:xfrm rot="10800000">
                            <a:off x="952500" y="2302510"/>
                            <a:ext cx="2051685" cy="4318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28" name="AutoShape 7114"/>
                        <wps:cNvCnPr>
                          <a:cxnSpLocks noChangeShapeType="1"/>
                        </wps:cNvCnPr>
                        <wps:spPr bwMode="auto">
                          <a:xfrm>
                            <a:off x="1158240" y="1664970"/>
                            <a:ext cx="503555" cy="272415"/>
                          </a:xfrm>
                          <a:prstGeom prst="straightConnector1">
                            <a:avLst/>
                          </a:prstGeom>
                          <a:noFill/>
                          <a:ln w="1270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29" name="AutoShape 7115"/>
                        <wps:cNvCnPr>
                          <a:cxnSpLocks noChangeShapeType="1"/>
                        </wps:cNvCnPr>
                        <wps:spPr bwMode="auto">
                          <a:xfrm flipV="1">
                            <a:off x="1303020" y="615315"/>
                            <a:ext cx="864235" cy="539750"/>
                          </a:xfrm>
                          <a:prstGeom prst="straightConnector1">
                            <a:avLst/>
                          </a:prstGeom>
                          <a:noFill/>
                          <a:ln w="12700">
                            <a:solidFill>
                              <a:srgbClr val="00B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30" name="AutoShape 7116"/>
                        <wps:cNvCnPr>
                          <a:cxnSpLocks noChangeShapeType="1"/>
                        </wps:cNvCnPr>
                        <wps:spPr bwMode="auto">
                          <a:xfrm flipH="1" flipV="1">
                            <a:off x="1701165" y="367665"/>
                            <a:ext cx="635" cy="1007745"/>
                          </a:xfrm>
                          <a:prstGeom prst="straightConnector1">
                            <a:avLst/>
                          </a:prstGeom>
                          <a:noFill/>
                          <a:ln w="127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31" name="Oval 7119"/>
                        <wps:cNvSpPr>
                          <a:spLocks noChangeArrowheads="1"/>
                        </wps:cNvSpPr>
                        <wps:spPr bwMode="auto">
                          <a:xfrm>
                            <a:off x="723900" y="1809750"/>
                            <a:ext cx="434340" cy="434340"/>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2" name="Oval 7120"/>
                        <wps:cNvSpPr>
                          <a:spLocks noChangeArrowheads="1"/>
                        </wps:cNvSpPr>
                        <wps:spPr bwMode="auto">
                          <a:xfrm>
                            <a:off x="1266825" y="2135505"/>
                            <a:ext cx="434340" cy="434340"/>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3" name="AutoShape 7121"/>
                        <wps:cNvCnPr>
                          <a:cxnSpLocks noChangeShapeType="1"/>
                        </wps:cNvCnPr>
                        <wps:spPr bwMode="auto">
                          <a:xfrm>
                            <a:off x="1701165" y="1954530"/>
                            <a:ext cx="503555" cy="272415"/>
                          </a:xfrm>
                          <a:prstGeom prst="straightConnector1">
                            <a:avLst/>
                          </a:prstGeom>
                          <a:noFill/>
                          <a:ln w="1270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34" name="AutoShape 7122"/>
                        <wps:cNvCnPr>
                          <a:cxnSpLocks noChangeShapeType="1"/>
                          <a:stCxn id="186" idx="1"/>
                        </wps:cNvCnPr>
                        <wps:spPr bwMode="auto">
                          <a:xfrm rot="10800000" flipV="1">
                            <a:off x="1924050" y="1703070"/>
                            <a:ext cx="1080135" cy="32385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Kanwa 7091" o:spid="_x0000_s1253" editas="canvas" style="width:410.4pt;height:267.9pt;mso-position-horizontal-relative:char;mso-position-vertical-relative:line" coordsize="52120,34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">
                <v:shape id="_x0000_s1254" type="#_x0000_t75" style="position:absolute;width:52120;height:34023;visibility:visible;mso-wrap-style:square">
                  <v:fill o:detectmouseclick="t"/>
                  <v:path o:connecttype="none"/>
                </v:shape>
                <v:shape id="Picture 7092" o:spid="_x0000_s1255" type="#_x0000_t75" style="position:absolute;left:361;top:361;width:24842;height:33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o7VHBAAAA3AAAAA8AAABkcnMvZG93bnJldi54bWxET9tqAjEQfS/0H8IUfBHNVorK1ihaEH2y&#10;ePmAcTObXbqZrEnU9e8bodC3OZzrzBadbcSNfKgdK3gfZiCIC6drNgpOx/VgCiJEZI2NY1LwoACL&#10;+evLDHPt7ryn2yEakUI45KigirHNpQxFRRbD0LXEiSudtxgT9EZqj/cUbhs5yrKxtFhzaqiwpa+K&#10;ip/D1SowWK5OD73JJrp/XF123+eSjFeq99YtP0FE6uK/+M+91Wn+9AOez6QL5Pw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o7VHBAAAA3AAAAA8AAAAAAAAAAAAAAAAAnwIA&#10;AGRycy9kb3ducmV2LnhtbFBLBQYAAAAABAAEAPcAAACNAwAAAAA=&#10;">
                  <v:imagedata r:id="rId15" o:title="" cropleft="2650f" cropright="2820f"/>
                </v:shape>
                <v:rect id="Rectangle 7093" o:spid="_x0000_s1256" style="position:absolute;left:30041;top:9772;width:21597;height:4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textbox>
                    <w:txbxContent>
                      <w:p w:rsidR="001E0B47" w:rsidRPr="005F25AA" w:rsidRDefault="001E0B47" w:rsidP="00FD3B69">
                        <w:pPr>
                          <w:pStyle w:val="Tekstnormalny"/>
                          <w:spacing w:line="276" w:lineRule="auto"/>
                          <w:rPr>
                            <w:sz w:val="20"/>
                          </w:rPr>
                        </w:pPr>
                        <w:r>
                          <w:rPr>
                            <w:sz w:val="20"/>
                          </w:rPr>
                          <w:t>Możliwe wspólne justowanie góra/dół oraz przód/tył</w:t>
                        </w:r>
                      </w:p>
                      <w:p w:rsidR="001E0B47" w:rsidRDefault="001E0B47" w:rsidP="00FD3B69"/>
                    </w:txbxContent>
                  </v:textbox>
                </v:rect>
                <v:rect id="Rectangle 7094" o:spid="_x0000_s1257" style="position:absolute;left:30041;top:14871;width:21597;height:4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BJ8IA&#10;AADcAAAADwAAAGRycy9kb3ducmV2LnhtbERPTWvCQBC9C/6HZQRvutGCaMxGpMWiR42X3qbZMUmb&#10;nQ3ZNUn7691Cwds83ucku8HUoqPWVZYVLOYRCOLc6ooLBdfsMFuDcB5ZY22ZFPyQg106HiUYa9vz&#10;mbqLL0QIYRejgtL7JpbS5SUZdHPbEAfuZluDPsC2kLrFPoSbWi6jaCUNVhwaSmzotaT8+3I3Cj6r&#10;5RV/z9l7ZDaHF38asq/7x5tS08mw34LwNPin+N991GH+egV/z4QL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UEnwgAAANwAAAAPAAAAAAAAAAAAAAAAAJgCAABkcnMvZG93&#10;bnJldi54bWxQSwUGAAAAAAQABAD1AAAAhwMAAAAA&#10;">
                  <v:textbox>
                    <w:txbxContent>
                      <w:p w:rsidR="001E0B47" w:rsidRPr="005F25AA" w:rsidRDefault="001E0B47" w:rsidP="00FD3B69">
                        <w:pPr>
                          <w:pStyle w:val="Tekstnormalny"/>
                          <w:spacing w:line="276" w:lineRule="auto"/>
                          <w:jc w:val="left"/>
                          <w:rPr>
                            <w:sz w:val="20"/>
                          </w:rPr>
                        </w:pPr>
                        <w:r>
                          <w:rPr>
                            <w:sz w:val="20"/>
                          </w:rPr>
                          <w:t>Możliwe niezależne justowanie lewo/prawo</w:t>
                        </w:r>
                      </w:p>
                      <w:p w:rsidR="001E0B47" w:rsidRDefault="001E0B47" w:rsidP="00FD3B69"/>
                    </w:txbxContent>
                  </v:textbox>
                </v:rect>
                <v:rect id="Rectangle 7099" o:spid="_x0000_s1258" style="position:absolute;left:30041;top:23558;width:21597;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kvMEA&#10;AADcAAAADwAAAGRycy9kb3ducmV2LnhtbERPS4vCMBC+C/6HMII3TXXBRzWKuCjrUevF29iMbbWZ&#10;lCZq119vhIW9zcf3nPmyMaV4UO0KywoG/QgEcWp1wZmCY7LpTUA4j6yxtEwKfsnBctFuzTHW9sl7&#10;ehx8JkIIuxgV5N5XsZQuzcmg69uKOHAXWxv0AdaZ1DU+Q7gp5TCKRtJgwaEhx4rWOaW3w90oOBfD&#10;I772yTYy082X3zXJ9X76VqrbaVYzEJ4a/y/+c//oMH8yhs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5LzBAAAA3AAAAA8AAAAAAAAAAAAAAAAAmAIAAGRycy9kb3du&#10;cmV2LnhtbFBLBQYAAAAABAAEAPUAAACGAwAAAAA=&#10;">
                  <v:textbox>
                    <w:txbxContent>
                      <w:p w:rsidR="001E0B47" w:rsidRPr="005F25AA" w:rsidRDefault="001E0B47" w:rsidP="00FD3B69">
                        <w:pPr>
                          <w:pStyle w:val="Tekstnormalny"/>
                          <w:spacing w:line="276" w:lineRule="auto"/>
                          <w:jc w:val="left"/>
                          <w:rPr>
                            <w:sz w:val="20"/>
                          </w:rPr>
                        </w:pPr>
                        <w:r>
                          <w:rPr>
                            <w:sz w:val="20"/>
                          </w:rPr>
                          <w:t>Możliwe justowanie liniowe położenia grup osi, jednak niemożliwe justowanie wzajemnego położenia osi w obrębie grupy</w:t>
                        </w:r>
                      </w:p>
                      <w:p w:rsidR="001E0B47" w:rsidRDefault="001E0B47" w:rsidP="00FD3B69"/>
                    </w:txbxContent>
                  </v:textbox>
                </v:rect>
                <v:shape id="AutoShape 7100" o:spid="_x0000_s1259" type="#_x0000_t32" style="position:absolute;left:12795;top:22129;width:7563;height:3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81cUAAADcAAAADwAAAGRycy9kb3ducmV2LnhtbESPQWsCMRCF70L/Q5hCb5qtLSKrUUpt&#10;oYci7OrF27AZN4ubyZKkuv33nUPB2wzvzXvfrLej79WVYuoCG3ieFaCIm2A7bg0cD5/TJaiUkS32&#10;gcnALyXYbh4mayxtuHFF1zq3SkI4lWjA5TyUWqfGkcc0CwOxaOcQPWZZY6ttxJuE+17Pi2KhPXYs&#10;DQ4HenfUXOofb2Dumv3+5VTlD32KQ717Hb93WBnz9Di+rUBlGvPd/H/9ZQV/KbTyjEy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81cUAAADcAAAADwAAAAAAAAAA&#10;AAAAAAChAgAAZHJzL2Rvd25yZXYueG1sUEsFBgAAAAAEAAQA+QAAAJMDAAAAAA==&#10;" strokecolor="red" strokeweight="1pt"/>
                <v:shape id="AutoShape 7101" o:spid="_x0000_s1260" type="#_x0000_t32" style="position:absolute;left:4749;top:17570;width:7220;height:3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ZTsMAAADcAAAADwAAAGRycy9kb3ducmV2LnhtbERPTWvCQBC9F/oflin0VjfaIpq6CaIt&#10;eChCohdvQ3aaDWZnw+5W03/vFgre5vE+Z1WOthcX8qFzrGA6yUAQN0533Co4Hj5fFiBCRNbYOyYF&#10;vxSgLB4fVphrd+WKLnVsRQrhkKMCE+OQSxkaQxbDxA3Eift23mJM0LdSe7ymcNvLWZbNpcWOU4PB&#10;gTaGmnP9YxXMTLPfv56q+CFPfqi3b+PXFiulnp/G9TuISGO8i//dO53mL5bw90y6QB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FGU7DAAAA3AAAAA8AAAAAAAAAAAAA&#10;AAAAoQIAAGRycy9kb3ducmV2LnhtbFBLBQYAAAAABAAEAPkAAACRAwAAAAA=&#10;" strokecolor="red" strokeweight="1pt"/>
                <v:shape id="AutoShape 7102" o:spid="_x0000_s1261" type="#_x0000_t32" style="position:absolute;left:7010;top:18116;width:7106;height:4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TGOMYAAADcAAAADwAAAGRycy9kb3ducmV2LnhtbESPQWvCQBCF70L/wzJCL6IbhRZNXaUG&#10;LAUPpVHa65CdJsHsbMyuJv33nYPQ2wzvzXvfrLeDa9SNulB7NjCfJaCIC29rLg2cjvvpElSIyBYb&#10;z2TglwJsNw+jNabW9/xJtzyWSkI4pGigirFNtQ5FRQ7DzLfEov34zmGUtSu17bCXcNfoRZI8a4c1&#10;S0OFLWUVFef86gzkw9PhW1+uk2WW9bsPoi+7y9+MeRwPry+gIg3x33y/freCvxJ8eUYm0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kxjjGAAAA3AAAAA8AAAAAAAAA&#10;AAAAAAAAoQIAAGRycy9kb3ducmV2LnhtbFBLBQYAAAAABAAEAPkAAACUAwAAAAA=&#10;" strokecolor="#00b050" strokeweight="1pt"/>
                <v:shape id="AutoShape 7103" o:spid="_x0000_s1262" type="#_x0000_t32" style="position:absolute;left:9156;top:16941;width:254;height:59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KKcQAAADcAAAADwAAAGRycy9kb3ducmV2LnhtbERPTWvCQBC9F/wPyxS8iG6iUjR1E0Qs&#10;9FAPWg8eh+yYpM3Oht01xn/fLRR6m8f7nE0xmFb05HxjWUE6S0AQl1Y3XCk4f75NVyB8QNbYWiYF&#10;D/JQ5KOnDWba3vlI/SlUIoawz1BBHUKXSenLmgz6me2II3e1zmCI0FVSO7zHcNPKeZK8SIMNx4Ya&#10;O9rVVH6fbkaB774uK+/2k+Xjdvho034xnJcLpcbPw/YVRKAh/Iv/3O86zl+n8PtMvE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cwopxAAAANwAAAAPAAAAAAAAAAAA&#10;AAAAAKECAABkcnMvZG93bnJldi54bWxQSwUGAAAAAAQABAD5AAAAkgMAAAAA&#10;" strokecolor="#0070c0" strokeweight="1pt"/>
                <v:shape id="AutoShape 7104" o:spid="_x0000_s1263" type="#_x0000_t32" style="position:absolute;left:12477;top:20993;width:7068;height:4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2MlMcAAADdAAAADwAAAGRycy9kb3ducmV2LnhtbESPQWvCQBSE7wX/w/IEL1I3FWslzUZq&#10;oKXgoTSKvT6yzySYfRuzq0n/vVsQehxm5hsmWQ+mEVfqXG1ZwdMsAkFcWF1zqWC/e39cgXAeWWNj&#10;mRT8koN1OnpIMNa252+65r4UAcIuRgWV920spSsqMuhmtiUO3tF2Bn2QXSl1h32Am0bOo2gpDdYc&#10;FipsKauoOOUXoyAfnrc/8nyZrrKs33wRHfQm/1BqMh7eXkF4Gvx/+N7+1ApeFvMF/L0JT0Cm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nYyUxwAAAN0AAAAPAAAAAAAA&#10;AAAAAAAAAKECAABkcnMvZG93bnJldi54bWxQSwUGAAAAAAQABAD5AAAAlQMAAAAA&#10;" strokecolor="#00b050" strokeweight="1pt"/>
                <v:shape id="AutoShape 7105" o:spid="_x0000_s1264" type="#_x0000_t32" style="position:absolute;left:14478;top:20389;width:368;height:58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J11scAAADdAAAADwAAAGRycy9kb3ducmV2LnhtbESPQWvCQBSE74L/YXlCL0U3aloldRUp&#10;LXjQQ60Hj4/sM0nNvg27a4z/3hUKHoeZ+YZZrDpTi5acrywrGI8SEMS51RUXCg6/38M5CB+QNdaW&#10;ScGNPKyW/d4CM22v/EPtPhQiQthnqKAMocmk9HlJBv3INsTRO1lnMETpCqkdXiPc1HKSJO/SYMVx&#10;ocSGPkvKz/uLUeCbv+Pcu6/X9HbZbetxO+0O6VSpl0G3/gARqAvP8H97oxXM0skbPN7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4nXWxwAAAN0AAAAPAAAAAAAA&#10;AAAAAAAAAKECAABkcnMvZG93bnJldi54bWxQSwUGAAAAAAQABAD5AAAAlQMAAAAA&#10;" strokecolor="#0070c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106" o:spid="_x0000_s1265" type="#_x0000_t34" style="position:absolute;left:17443;top:9410;width:12598;height:252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mSk8cAAADdAAAADwAAAGRycy9kb3ducmV2LnhtbESPQWvCQBSE70L/w/IKXqTZNEqapq4S&#10;FEF6ilZ6fmRfk7TZtyG7avrvuwXB4zAz3zDL9Wg6caHBtZYVPEcxCOLK6pZrBaeP3VMGwnlkjZ1l&#10;UvBLDtarh8kSc22vfKDL0dciQNjlqKDxvs+ldFVDBl1ke+LgfdnBoA9yqKUe8BrgppNJHKfSYMth&#10;ocGeNg1VP8ezUfBefcf15yxLitctzve7sixPm0Kp6eNYvIHwNPp7+NbeawUviySF/zfhCc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2ZKTxwAAAN0AAAAPAAAAAAAA&#10;AAAAAAAAAKECAABkcnMvZG93bnJldi54bWxQSwUGAAAAAAQABAD5AAAAlQMAAAAA&#10;">
                  <v:stroke endarrow="block"/>
                </v:shape>
                <v:shape id="AutoShape 7111" o:spid="_x0000_s1266" type="#_x0000_t33" style="position:absolute;left:9525;top:23025;width:20516;height:431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F5MUAAADdAAAADwAAAGRycy9kb3ducmV2LnhtbESPT2sCMRTE7wW/Q3iCt5pUROt2syJC&#10;Wy8V6j88Pjavm6Wbl2WT6vrtG6HQ4zAzv2HyZe8acaEu1J41PI0VCOLSm5orDYf96+MziBCRDTae&#10;ScONAiyLwUOOmfFX/qTLLlYiQThkqMHG2GZShtKSwzD2LXHyvnznMCbZVdJ0eE1w18iJUjPpsOa0&#10;YLGltaXye/fjNOyPb/5cLt7r8wfZzSmw2ppWaT0a9qsXEJH6+B/+a2+Mhvl0Mof7m/Q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TF5MUAAADdAAAADwAAAAAAAAAA&#10;AAAAAAChAgAAZHJzL2Rvd25yZXYueG1sUEsFBgAAAAAEAAQA+QAAAJMDAAAAAA==&#10;">
                  <v:stroke endarrow="block"/>
                </v:shape>
                <v:shape id="AutoShape 7114" o:spid="_x0000_s1267" type="#_x0000_t32" style="position:absolute;left:11582;top:16649;width:5035;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6I38YAAADdAAAADwAAAGRycy9kb3ducmV2LnhtbESPwU4CQQyG7ya+w6Qm3mQWQtQsDIRI&#10;DEZPoiRwa3bK7sK2s9kZYeHp7cHEY/P3//p1Ou+5MSfqYh3EwXCQgSEpgq+ldPD99frwDCYmFI9N&#10;EHJwoQjz2e3NFHMfzvJJp3UqjUIk5uigSqnNrY1FRYxxEFoSzfahY0w6dqX1HZ4Vzo0dZdmjZaxF&#10;L1TY0ktFxXH9w6rRfJQ7PrxveLu/XrheXlfUL527v+sXEzCJ+vS//Nd+8w6exiPV1W8UAXb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4OiN/GAAAA3QAAAA8AAAAAAAAA&#10;AAAAAAAAoQIAAGRycy9kb3ducmV2LnhtbFBLBQYAAAAABAAEAPkAAACUAwAAAAA=&#10;" strokecolor="red" strokeweight="1pt">
                  <v:stroke startarrow="block" endarrow="block"/>
                </v:shape>
                <v:shape id="AutoShape 7115" o:spid="_x0000_s1268" type="#_x0000_t32" style="position:absolute;left:13030;top:6153;width:8642;height:53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UHnsgAAADdAAAADwAAAGRycy9kb3ducmV2LnhtbESPQWvCQBSE74X+h+UVeinNRtFqU1ex&#10;giCCYNVDe3vJviap2bchu8b4711B6HGYmW+YyawzlWipcaVlBb0oBkGcWV1yruCwX76OQTiPrLGy&#10;TAou5GA2fXyYYKLtmb+o3flcBAi7BBUU3teJlC4ryKCLbE0cvF/bGPRBNrnUDZ4D3FSyH8dv0mDJ&#10;YaHAmhYFZcfdyShoT9/D9eaH0+MGR9vP1NBh+fei1PNTN/8A4anz/+F7e6UVjAb9d7i9CU9AT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3UHnsgAAADdAAAADwAAAAAA&#10;AAAAAAAAAAChAgAAZHJzL2Rvd25yZXYueG1sUEsFBgAAAAAEAAQA+QAAAJYDAAAAAA==&#10;" strokecolor="#00b050" strokeweight="1pt">
                  <v:stroke startarrow="block" endarrow="block"/>
                </v:shape>
                <v:shape id="AutoShape 7116" o:spid="_x0000_s1269" type="#_x0000_t32" style="position:absolute;left:17011;top:3676;width:7;height:100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qa8MAAADdAAAADwAAAGRycy9kb3ducmV2LnhtbERPz2vCMBS+D/Y/hCd4W1PrcKMaZZMJ&#10;lrnDqt4fzVtT1ryUJtruvzcHYceP7/dqM9pWXKn3jWMFsyQFQVw53XCt4HTcPb2C8AFZY+uYFPyR&#10;h8368WGFuXYDf9O1DLWIIexzVGBC6HIpfWXIok9cRxy5H9dbDBH2tdQ9DjHctjJL04W02HBsMNjR&#10;1lD1W16sgk9XHA/0nmUnP6bFwnzo7Xn3pdR0Mr4tQQQaw7/47t5rBS/P87g/volP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mqmvDAAAA3QAAAA8AAAAAAAAAAAAA&#10;AAAAoQIAAGRycy9kb3ducmV2LnhtbFBLBQYAAAAABAAEAPkAAACRAwAAAAA=&#10;" strokecolor="#0070c0" strokeweight="1pt">
                  <v:stroke startarrow="block" endarrow="block"/>
                </v:shape>
                <v:oval id="Oval 7119" o:spid="_x0000_s1270" style="position:absolute;left:7239;top:18097;width:4343;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o/ccA&#10;AADdAAAADwAAAGRycy9kb3ducmV2LnhtbESPzW7CMBCE70h9B2sr9QZOKL8Bg6pKRfTQAz8PsNhL&#10;EhKvo9iFwNPXlSr1OJqZbzTLdWdrcaXWl44VpIMEBLF2puRcwfHw0Z+B8AHZYO2YFNzJw3r11Fti&#10;ZtyNd3Tdh1xECPsMFRQhNJmUXhdk0Q9cQxy9s2sthijbXJoWbxFuazlMkom0WHJcKLCh94J0tf+2&#10;Ch6X3df55D+rzTzR4yqdD/X4YZV6ee7eFiACdeE//NfeGgXT0WsKv2/i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MKP3HAAAA3QAAAA8AAAAAAAAAAAAAAAAAmAIAAGRy&#10;cy9kb3ducmV2LnhtbFBLBQYAAAAABAAEAPUAAACMAwAAAAA=&#10;" filled="f">
                  <v:stroke dashstyle="dash"/>
                </v:oval>
                <v:oval id="Oval 7120" o:spid="_x0000_s1271" style="position:absolute;left:12668;top:21355;width:4343;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2iscA&#10;AADdAAAADwAAAGRycy9kb3ducmV2LnhtbESPzW7CMBCE70h9B2sr9QYOKb8Bg6pKRfTQAz8PsNhL&#10;EhKvo9iFwNPXlSr1OJqZbzTLdWdrcaXWl44VDAcJCGLtTMm5guPhoz8D4QOywdoxKbiTh/XqqbfE&#10;zLgb7+i6D7mIEPYZKihCaDIpvS7Ioh+4hjh6Z9daDFG2uTQt3iLc1jJNkom0WHJcKLCh94J0tf+2&#10;Ch6X3df55D+rzTzR42o4T/X4YZV6ee7eFiACdeE//NfeGgXT0WsKv2/i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etorHAAAA3QAAAA8AAAAAAAAAAAAAAAAAmAIAAGRy&#10;cy9kb3ducmV2LnhtbFBLBQYAAAAABAAEAPUAAACMAwAAAAA=&#10;" filled="f">
                  <v:stroke dashstyle="dash"/>
                </v:oval>
                <v:shape id="AutoShape 7121" o:spid="_x0000_s1272" type="#_x0000_t32" style="position:absolute;left:17011;top:19545;width:5036;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OMc8cAAADdAAAADwAAAGRycy9kb3ducmV2LnhtbESPT2vCQBDF74V+h2UK3uqmtVSJrlIq&#10;YtFT/QN6G7JjkjYzG7KrRj+9KxR6fLx5vzdvNGm5UidqfOnEwEs3AUWSOVtKbmCznj0PQPmAYrFy&#10;QgYu5GEyfnwYYWrdWb7ptAq5ihDxKRooQqhTrX1WEKPvupokegfXMIYom1zbBs8RzpV+TZJ3zVhK&#10;bCiwps+Cst/VkeMb1TLf889iy7vD9cLl9DqndmpM56n9GIIK1Ib/47/0lzXQf+v14L4mIkCP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c4xzxwAAAN0AAAAPAAAAAAAA&#10;AAAAAAAAAKECAABkcnMvZG93bnJldi54bWxQSwUGAAAAAAQABAD5AAAAlQMAAAAA&#10;" strokecolor="red" strokeweight="1pt">
                  <v:stroke startarrow="block" endarrow="block"/>
                </v:shape>
                <v:shape id="AutoShape 7122" o:spid="_x0000_s1273" type="#_x0000_t33" style="position:absolute;left:19240;top:17030;width:10801;height:323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yXfccAAADdAAAADwAAAGRycy9kb3ducmV2LnhtbESPzW7CMBCE70h9B2sr9VYcWspPwKC2&#10;ApVLhSAcOK7iJY4ar9PYgfD2uFIljqOZ+UYzX3a2EmdqfOlYwaCfgCDOnS65UHDI1s8TED4ga6wc&#10;k4IreVguHnpzTLW78I7O+1CICGGfogITQp1K6XNDFn3f1cTRO7nGYoiyKaRu8BLhtpIvSTKSFkuO&#10;CwZr+jSU/+xbq+DN/ObT9ebK28lHnbXZqv0+frVKPT127zMQgbpwD/+3N1rBePg6hL838Qn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PJd9xwAAAN0AAAAPAAAAAAAA&#10;AAAAAAAAAKECAABkcnMvZG93bnJldi54bWxQSwUGAAAAAAQABAD5AAAAlQMAAAAA&#10;">
                  <v:stroke endarrow="block"/>
                </v:shape>
                <w10:anchorlock/>
              </v:group>
            </w:pict>
          </mc:Fallback>
        </mc:AlternateContent>
      </w:r>
    </w:p>
    <w:p w:rsidR="001B170C" w:rsidRDefault="001B170C" w:rsidP="00EB2F1D">
      <w:pPr>
        <w:pStyle w:val="Legenda"/>
        <w:outlineLvl w:val="0"/>
      </w:pPr>
      <w:r>
        <w:lastRenderedPageBreak/>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Rysunek \* ARABIC \s 1 </w:instrText>
      </w:r>
      <w:r w:rsidR="001E0B47">
        <w:fldChar w:fldCharType="separate"/>
      </w:r>
      <w:r w:rsidR="009F0CB6">
        <w:rPr>
          <w:noProof/>
        </w:rPr>
        <w:t>67</w:t>
      </w:r>
      <w:r w:rsidR="001E0B47">
        <w:rPr>
          <w:noProof/>
        </w:rPr>
        <w:fldChar w:fldCharType="end"/>
      </w:r>
      <w:r>
        <w:t xml:space="preserve">– </w:t>
      </w:r>
      <w:r w:rsidR="00466ED3">
        <w:t>Możliwości zależnego i niezależnego justowanie położeń grup osi.</w:t>
      </w:r>
    </w:p>
    <w:p w:rsidR="00C3676E" w:rsidRDefault="008F0EF8" w:rsidP="008F0EF8">
      <w:pPr>
        <w:pStyle w:val="Tekstnormalny"/>
      </w:pPr>
      <w:r>
        <w:t>Ta zależność oznacza, że nie można poprzestać na rozważaniu tylko połowy urządzenia związanej z jedną kończyną dolną podczas analizy błędów.</w:t>
      </w:r>
      <w:r w:rsidR="00D3453D">
        <w:t xml:space="preserve"> Takie uproszczenie doprowadziłoby do błędnego wniosku, że dzięki ruchom </w:t>
      </w:r>
      <w:proofErr w:type="spellStart"/>
      <w:r w:rsidR="00D3453D">
        <w:t>justerskim</w:t>
      </w:r>
      <w:proofErr w:type="spellEnd"/>
      <w:r w:rsidR="00D3453D">
        <w:t xml:space="preserve"> można zgrać liniowe położenie grupy wszystkich </w:t>
      </w:r>
      <w:r w:rsidR="00D12D12">
        <w:t xml:space="preserve">trzech </w:t>
      </w:r>
      <w:r w:rsidR="00D3453D">
        <w:t>osi ze stawem biodrowym człowieka.</w:t>
      </w:r>
      <w:r w:rsidR="00D12D12">
        <w:t xml:space="preserve"> </w:t>
      </w:r>
      <w:r w:rsidR="00D3453D">
        <w:t>Wymagane jest</w:t>
      </w:r>
      <w:r w:rsidR="00D12D12">
        <w:t xml:space="preserve"> tu zatem</w:t>
      </w:r>
      <w:r w:rsidR="00D3453D">
        <w:t xml:space="preserve"> uwzględnienie błędów położeni</w:t>
      </w:r>
      <w:r w:rsidR="00D40C19">
        <w:t>a</w:t>
      </w:r>
      <w:r w:rsidR="00D3453D">
        <w:t xml:space="preserve"> odpowiadających sobie osi w obu sekcjach </w:t>
      </w:r>
      <w:proofErr w:type="spellStart"/>
      <w:r w:rsidR="00D3453D">
        <w:t>ortezy</w:t>
      </w:r>
      <w:proofErr w:type="spellEnd"/>
      <w:r w:rsidR="00D3453D">
        <w:t xml:space="preserve"> pomiarowej i świadomość, że dobre wyjustowanie położenia jednej osi może być niekorzystne dla drugiej osi z pary. Redukcję błędu zapewni ustawienie obu osi w podobnej odległości od nominalnej pozycji.</w:t>
      </w:r>
    </w:p>
    <w:p w:rsidR="00DF23AB" w:rsidRDefault="00DF23AB" w:rsidP="00EB2F1D">
      <w:pPr>
        <w:pStyle w:val="Nagwek3"/>
      </w:pPr>
      <w:bookmarkStart w:id="15" w:name="_Toc56282023"/>
      <w:r>
        <w:t>Błę</w:t>
      </w:r>
      <w:r w:rsidR="00915FAD">
        <w:t xml:space="preserve">dy </w:t>
      </w:r>
      <w:r w:rsidR="00A75984">
        <w:t>przetworników pomiarowych</w:t>
      </w:r>
      <w:r w:rsidR="0096405B">
        <w:t xml:space="preserve"> oraz ich kalibracji</w:t>
      </w:r>
      <w:bookmarkEnd w:id="15"/>
    </w:p>
    <w:p w:rsidR="00915FAD" w:rsidRDefault="00915FAD" w:rsidP="003C109C">
      <w:pPr>
        <w:pStyle w:val="Tekstnormalny"/>
      </w:pPr>
      <w:r>
        <w:t>Potencjometry nie przetwarzają kąta obrotu na sygnał napięciowy w idealnie liniowy sposób.</w:t>
      </w:r>
      <w:r w:rsidR="00A75984">
        <w:t xml:space="preserve"> Karty katalogowe przetworników wskazują, jakim błędem nieliniowości są one obarczone.</w:t>
      </w:r>
      <w:r w:rsidR="009E3F4C">
        <w:t xml:space="preserve"> Można przypuszczać, że błąd </w:t>
      </w:r>
      <w:r w:rsidR="00983D27">
        <w:t>nie</w:t>
      </w:r>
      <w:r w:rsidR="009E3F4C">
        <w:t>liniowości jest równomiernie rozłożony</w:t>
      </w:r>
      <w:r w:rsidR="007F79FB">
        <w:t xml:space="preserve"> w całym zakresie potencjometru</w:t>
      </w:r>
      <w:r w:rsidR="009E3F4C">
        <w:t xml:space="preserve">. </w:t>
      </w:r>
      <w:r w:rsidR="007F79FB">
        <w:t>Wstępnie z</w:t>
      </w:r>
      <w:r w:rsidR="003B5E22">
        <w:t xml:space="preserve"> tego powodu konserwatywnie uwzględniono błąd nieliniowości dla całego zakresu</w:t>
      </w:r>
      <w:r w:rsidR="007F79FB">
        <w:t>, pomimo tego, ze wykorzystywany jest mniejszy zakres</w:t>
      </w:r>
      <w:r w:rsidR="003B5E22">
        <w:t xml:space="preserve">. Potencjometry </w:t>
      </w:r>
      <w:proofErr w:type="spellStart"/>
      <w:r w:rsidR="003B5E22" w:rsidRPr="003B5E22">
        <w:t>Bourns</w:t>
      </w:r>
      <w:proofErr w:type="spellEnd"/>
      <w:r w:rsidR="003B5E22" w:rsidRPr="003B5E22">
        <w:t xml:space="preserve"> 51AAD-B24-A15L</w:t>
      </w:r>
      <w:r w:rsidR="003B5E22">
        <w:t xml:space="preserve"> mierzące orientację członów </w:t>
      </w:r>
      <w:proofErr w:type="spellStart"/>
      <w:r w:rsidR="003B5E22">
        <w:t>przywodzenia</w:t>
      </w:r>
      <w:proofErr w:type="spellEnd"/>
      <w:r w:rsidR="003B5E22">
        <w:t>/odwodzenia i prostowania/zginania mają błąd względny nieliniowości ±5% przy kącie obrotu 290±5</w:t>
      </w:r>
      <w:r w:rsidR="003B5E22">
        <w:rPr>
          <w:vertAlign w:val="superscript"/>
        </w:rPr>
        <w:t>o</w:t>
      </w:r>
      <w:r w:rsidR="003B5E22">
        <w:t>.</w:t>
      </w:r>
      <w:r w:rsidR="0096721B">
        <w:t xml:space="preserve"> Potencjometr </w:t>
      </w:r>
      <w:proofErr w:type="spellStart"/>
      <w:r w:rsidR="0096721B" w:rsidRPr="0096721B">
        <w:t>Bourns</w:t>
      </w:r>
      <w:proofErr w:type="spellEnd"/>
      <w:r w:rsidR="0096721B" w:rsidRPr="0096721B">
        <w:t xml:space="preserve"> 3590S-6-103L</w:t>
      </w:r>
      <w:r w:rsidR="0096721B">
        <w:t xml:space="preserve"> wykorzystywany do pomiaru orientacji osi rotacji biodrowej wewnętrznej/</w:t>
      </w:r>
      <w:r w:rsidR="005246D9">
        <w:t>zewnętrznej ma błąd względny nieliniowości ±0,25% przy kącie obrotu 3600±10</w:t>
      </w:r>
      <w:r w:rsidR="005246D9">
        <w:rPr>
          <w:vertAlign w:val="superscript"/>
        </w:rPr>
        <w:t>o</w:t>
      </w:r>
      <w:r w:rsidR="005246D9">
        <w:t>.</w:t>
      </w:r>
      <w:r w:rsidR="00B91C97">
        <w:t xml:space="preserve"> Błędy bezwzględne obliczone dla mniej korzystnych przypadków to zatem ±</w:t>
      </w:r>
      <w:r w:rsidR="00E032F9">
        <w:t>14,8</w:t>
      </w:r>
      <w:r w:rsidR="00E032F9">
        <w:rPr>
          <w:vertAlign w:val="superscript"/>
        </w:rPr>
        <w:t>o</w:t>
      </w:r>
      <w:r w:rsidR="00B91C97">
        <w:t xml:space="preserve"> dla potencjometrów </w:t>
      </w:r>
      <w:proofErr w:type="spellStart"/>
      <w:r w:rsidR="00B91C97">
        <w:t>przywodzenia</w:t>
      </w:r>
      <w:proofErr w:type="spellEnd"/>
      <w:r w:rsidR="00B91C97">
        <w:t>/odwodzenia i prostowania/zginania oraz ±</w:t>
      </w:r>
      <w:r w:rsidR="00E032F9">
        <w:t>9,0</w:t>
      </w:r>
      <w:r w:rsidR="00E032F9">
        <w:rPr>
          <w:vertAlign w:val="superscript"/>
        </w:rPr>
        <w:t>o</w:t>
      </w:r>
      <w:r w:rsidR="00E032F9">
        <w:t xml:space="preserve"> dla </w:t>
      </w:r>
      <w:r w:rsidR="00B91C97">
        <w:t>potencjometrów rotacji biodrowej wewnętrznej/zewnętrznej.</w:t>
      </w:r>
      <w:r w:rsidR="00E032F9">
        <w:t xml:space="preserve"> Wartości </w:t>
      </w:r>
      <w:r w:rsidR="00D64863">
        <w:t xml:space="preserve">te </w:t>
      </w:r>
      <w:r w:rsidR="00E032F9">
        <w:t>są bardzo duże, biorąc pod uwagę pomiarowe zastosowanie potencjometrów</w:t>
      </w:r>
      <w:r w:rsidR="007F79FB">
        <w:t xml:space="preserve"> w </w:t>
      </w:r>
      <w:proofErr w:type="spellStart"/>
      <w:r w:rsidR="007F79FB">
        <w:t>ortezie</w:t>
      </w:r>
      <w:proofErr w:type="spellEnd"/>
      <w:r w:rsidR="00E032F9">
        <w:t>.</w:t>
      </w:r>
    </w:p>
    <w:p w:rsidR="00265ED3" w:rsidRDefault="00265ED3" w:rsidP="003B5E22">
      <w:pPr>
        <w:pStyle w:val="Tekstnormalny"/>
        <w:ind w:left="720"/>
      </w:pPr>
    </w:p>
    <w:p w:rsidR="000E2F59" w:rsidRDefault="00265ED3" w:rsidP="003C109C">
      <w:pPr>
        <w:pStyle w:val="Tekstnormalny"/>
      </w:pPr>
      <w:r>
        <w:t xml:space="preserve">Wartości mierzone przez potencjometry są jednak dalej przetwarzane, możliwa zatem jest ich korekta, jeśli znana jest </w:t>
      </w:r>
      <w:r w:rsidR="007F79FB">
        <w:t>dokładniejsza</w:t>
      </w:r>
      <w:r>
        <w:t xml:space="preserve"> orientacja wałka potencjometru</w:t>
      </w:r>
      <w:r w:rsidR="007D3880">
        <w:t xml:space="preserve"> i o ile błąd nieliniowości jest błędem systematycznym (powtarzalnym)</w:t>
      </w:r>
      <w:r>
        <w:t xml:space="preserve">. Charakterystyka potencjometrów </w:t>
      </w:r>
      <w:r w:rsidR="00012F70">
        <w:t xml:space="preserve">wykorzystywanych w </w:t>
      </w:r>
      <w:proofErr w:type="spellStart"/>
      <w:r w:rsidR="00012F70">
        <w:t>ortezie</w:t>
      </w:r>
      <w:proofErr w:type="spellEnd"/>
      <w:r w:rsidR="00012F70">
        <w:t xml:space="preserve"> pomiarowej </w:t>
      </w:r>
      <w:r>
        <w:t xml:space="preserve">została zmierzona </w:t>
      </w:r>
      <w:r w:rsidR="00012F70">
        <w:t xml:space="preserve">co </w:t>
      </w:r>
      <w:r w:rsidR="00012F70" w:rsidRPr="00012F70">
        <w:t>10</w:t>
      </w:r>
      <w:r w:rsidR="00012F70">
        <w:rPr>
          <w:vertAlign w:val="superscript"/>
        </w:rPr>
        <w:t>o</w:t>
      </w:r>
      <w:r w:rsidR="00012F70">
        <w:t xml:space="preserve"> w wykorzystywanym w urządzeniu zakresie </w:t>
      </w:r>
      <w:r w:rsidRPr="00012F70">
        <w:t>za</w:t>
      </w:r>
      <w:r>
        <w:t xml:space="preserve"> pomocą cyfrowego kątomierza </w:t>
      </w:r>
      <w:r w:rsidR="000E2F59">
        <w:t xml:space="preserve">(elektronicznego goniometru) </w:t>
      </w:r>
      <w:r>
        <w:t>o dokładności odczytu 0,1</w:t>
      </w:r>
      <w:r>
        <w:rPr>
          <w:vertAlign w:val="superscript"/>
        </w:rPr>
        <w:t>o</w:t>
      </w:r>
      <w:r>
        <w:t xml:space="preserve">. </w:t>
      </w:r>
      <w:r w:rsidR="00012F70">
        <w:t xml:space="preserve">Po sprawdzaniu całego zakresu </w:t>
      </w:r>
      <w:r w:rsidR="007D3880">
        <w:t xml:space="preserve">w obu kierunkach </w:t>
      </w:r>
      <w:r w:rsidR="00012F70">
        <w:t xml:space="preserve">powrócono do początkowego ustawienia żeby zweryfikować, czy referencja nie poruszyła się. </w:t>
      </w:r>
      <w:r w:rsidR="00EE01E4">
        <w:t xml:space="preserve">Na wykorzystywanym zakresie największe odchyłki kąta mierzonego przez </w:t>
      </w:r>
      <w:proofErr w:type="spellStart"/>
      <w:r w:rsidR="00EE01E4">
        <w:t>ortezę</w:t>
      </w:r>
      <w:proofErr w:type="spellEnd"/>
      <w:r w:rsidR="00EE01E4">
        <w:t xml:space="preserve"> od kąta odkładanego kątomierzem wynosiły ±</w:t>
      </w:r>
      <w:r w:rsidR="000E2F59">
        <w:t>0</w:t>
      </w:r>
      <w:r w:rsidR="00EE01E4">
        <w:t>,</w:t>
      </w:r>
      <w:r w:rsidR="000E2F59">
        <w:t>9</w:t>
      </w:r>
      <w:r w:rsidR="000E2F59">
        <w:rPr>
          <w:vertAlign w:val="superscript"/>
        </w:rPr>
        <w:t>o</w:t>
      </w:r>
      <w:r w:rsidR="00EE01E4">
        <w:t xml:space="preserve"> dla przegubów </w:t>
      </w:r>
      <w:proofErr w:type="spellStart"/>
      <w:r w:rsidR="00EE01E4">
        <w:t>przywodzenia</w:t>
      </w:r>
      <w:proofErr w:type="spellEnd"/>
      <w:r w:rsidR="00EE01E4">
        <w:t>/odwodzenia</w:t>
      </w:r>
      <w:r w:rsidR="000E2F59">
        <w:t>,</w:t>
      </w:r>
      <w:r w:rsidR="00EE01E4">
        <w:t xml:space="preserve"> </w:t>
      </w:r>
      <w:r w:rsidR="000E2F59">
        <w:t>±1,2</w:t>
      </w:r>
      <w:r w:rsidR="000E2F59">
        <w:rPr>
          <w:vertAlign w:val="superscript"/>
        </w:rPr>
        <w:t>o</w:t>
      </w:r>
      <w:r w:rsidR="000E2F59">
        <w:t xml:space="preserve"> </w:t>
      </w:r>
      <w:r w:rsidR="000E2F59">
        <w:lastRenderedPageBreak/>
        <w:t xml:space="preserve">dla przegubów </w:t>
      </w:r>
      <w:r w:rsidR="00EE01E4">
        <w:t xml:space="preserve">prostowania/zginania oraz </w:t>
      </w:r>
      <w:r w:rsidR="00EF6423">
        <w:t>±1,4</w:t>
      </w:r>
      <w:r w:rsidR="000E2F59">
        <w:rPr>
          <w:vertAlign w:val="superscript"/>
        </w:rPr>
        <w:t>o</w:t>
      </w:r>
      <w:r w:rsidR="00EF6423">
        <w:t xml:space="preserve"> dla przegubów rotacji biodrowej.</w:t>
      </w:r>
      <w:r w:rsidR="00EE01E4">
        <w:t xml:space="preserve"> </w:t>
      </w:r>
      <w:r w:rsidR="00EA03B5">
        <w:t xml:space="preserve">Wzięto pod uwagę najgorsze wyniki z pary potencjometrów wykorzystywanych do pomiaru odpowiedniego kąta dla lewej i prawej kończyny dolnej. </w:t>
      </w:r>
      <w:r w:rsidR="000E2F59">
        <w:t>Nie zmierzono histerezy nawet w przegubach rotacji wykorzystujących dodatkową przekładnię z pasem zębatym. Przypuszcza się, że histereza występuje, jednak jest niemierzalna przy pomocy używanego cyfrowego kątomierza</w:t>
      </w:r>
      <w:r w:rsidR="00B10088">
        <w:t xml:space="preserve"> ze względu na niewielka wartość</w:t>
      </w:r>
      <w:r w:rsidR="000E2F59">
        <w:t>.</w:t>
      </w:r>
      <w:r w:rsidR="006C247A">
        <w:t xml:space="preserve"> Błędy potencjometrów w wykorzystywanym zakresie są zatem mniejsze, niż dopuszczalne w ich specyfikacji, co jest korzystne dla działania </w:t>
      </w:r>
      <w:proofErr w:type="spellStart"/>
      <w:r w:rsidR="006C247A">
        <w:t>ortezy</w:t>
      </w:r>
      <w:proofErr w:type="spellEnd"/>
      <w:r w:rsidR="006C247A">
        <w:t xml:space="preserve"> pomiarowej i nie wymaga wprowadzania tabeli korekcyjnej.</w:t>
      </w:r>
    </w:p>
    <w:p w:rsidR="000E2F59" w:rsidRDefault="000E2F59" w:rsidP="0096405B">
      <w:pPr>
        <w:pStyle w:val="Tekstnormalny"/>
      </w:pPr>
    </w:p>
    <w:p w:rsidR="008078E6" w:rsidRPr="00576EE8" w:rsidRDefault="008078E6" w:rsidP="003C109C">
      <w:pPr>
        <w:pStyle w:val="Tekstnormalny"/>
      </w:pPr>
      <w:r>
        <w:t>Rozważono również błędy przetwarzania sygnału analogowego na cyfrowy wynikające z rozdzielczość przetwornika A</w:t>
      </w:r>
      <w:r w:rsidR="000D0403">
        <w:t>/</w:t>
      </w:r>
      <w:r>
        <w:t xml:space="preserve">C. Mikrokontroler </w:t>
      </w:r>
      <w:proofErr w:type="spellStart"/>
      <w:r>
        <w:t>Arduino</w:t>
      </w:r>
      <w:proofErr w:type="spellEnd"/>
      <w:r>
        <w:t xml:space="preserve"> ma 10-bitowe przetworniki analogowo-cyfrowe, zatem kąt (a dokładniej spadek napięcia) odczytywany z potencjometru przypisywany jest do jednego z </w:t>
      </w:r>
      <w:r w:rsidR="00CB5EB9">
        <w:t>2</w:t>
      </w:r>
      <w:r w:rsidR="00CB5EB9">
        <w:rPr>
          <w:vertAlign w:val="superscript"/>
        </w:rPr>
        <w:t>10</w:t>
      </w:r>
      <w:r w:rsidR="00CB5EB9">
        <w:t xml:space="preserve"> = </w:t>
      </w:r>
      <w:r>
        <w:t>1024 poziomów. Dotyczy t</w:t>
      </w:r>
      <w:r w:rsidR="007F79FB">
        <w:t>o pełnego zakresu potencjometru</w:t>
      </w:r>
      <w:r>
        <w:t>.</w:t>
      </w:r>
      <w:r w:rsidR="004F2F8C">
        <w:t xml:space="preserve"> Dla potencjometru o </w:t>
      </w:r>
      <w:r w:rsidR="00B10088">
        <w:t xml:space="preserve">nominalnym </w:t>
      </w:r>
      <w:r w:rsidR="004F2F8C">
        <w:t>zakresie 290</w:t>
      </w:r>
      <w:r w:rsidR="004F2F8C">
        <w:rPr>
          <w:vertAlign w:val="superscript"/>
        </w:rPr>
        <w:t>o</w:t>
      </w:r>
      <w:r w:rsidR="004F2F8C">
        <w:t xml:space="preserve"> jeden poziom odpowiada kątowi 0,3</w:t>
      </w:r>
      <w:r w:rsidR="004F2F8C">
        <w:rPr>
          <w:vertAlign w:val="superscript"/>
        </w:rPr>
        <w:t>o</w:t>
      </w:r>
      <w:r w:rsidR="004F2F8C">
        <w:t>, a dla potencjometru o zakresie 3600</w:t>
      </w:r>
      <w:r w:rsidR="004F2F8C">
        <w:rPr>
          <w:vertAlign w:val="superscript"/>
        </w:rPr>
        <w:t>o</w:t>
      </w:r>
      <w:r w:rsidR="004F2F8C">
        <w:t xml:space="preserve"> odpowiada to 3,5</w:t>
      </w:r>
      <w:r w:rsidR="004F2F8C">
        <w:rPr>
          <w:vertAlign w:val="superscript"/>
        </w:rPr>
        <w:t>o</w:t>
      </w:r>
      <w:r w:rsidR="004F2F8C">
        <w:t>.</w:t>
      </w:r>
      <w:r w:rsidR="00016160">
        <w:t xml:space="preserve"> W drugim przypadku należy jednak wziąć pod uwagę, że jest to kąt obrotu potencjometru, a nie kąt rotacji kończyny dolnej. Między kończyną dolną a potencjometrem zastosowana jest bowiem przekładnia.</w:t>
      </w:r>
      <w:r w:rsidR="00F57105">
        <w:t xml:space="preserve"> Nominalnie ruch rotacji biodrowej kończyny dolnej</w:t>
      </w:r>
      <w:r w:rsidR="00576EE8">
        <w:t xml:space="preserve"> o 1</w:t>
      </w:r>
      <w:r w:rsidR="00576EE8">
        <w:rPr>
          <w:vertAlign w:val="superscript"/>
        </w:rPr>
        <w:t>o</w:t>
      </w:r>
      <w:r w:rsidR="00576EE8">
        <w:t xml:space="preserve"> spowoduje obrót potencjometru o 16,2</w:t>
      </w:r>
      <w:r w:rsidR="00576EE8">
        <w:rPr>
          <w:vertAlign w:val="superscript"/>
        </w:rPr>
        <w:t>o</w:t>
      </w:r>
      <w:r w:rsidR="00576EE8">
        <w:t>.</w:t>
      </w:r>
      <w:r w:rsidR="0075343A">
        <w:t xml:space="preserve"> Z tego powodu błąd przetwornika analogowo-cyfrowego przekłada się na 0,2</w:t>
      </w:r>
      <w:r w:rsidR="0075343A">
        <w:rPr>
          <w:vertAlign w:val="superscript"/>
        </w:rPr>
        <w:t>o</w:t>
      </w:r>
      <w:r w:rsidR="0075343A">
        <w:t xml:space="preserve"> błędu obrotu rotacji biodrowej kończyny dolnej.</w:t>
      </w:r>
      <w:r w:rsidR="008504FE">
        <w:t xml:space="preserve"> </w:t>
      </w:r>
    </w:p>
    <w:p w:rsidR="008504FE" w:rsidRDefault="008504FE" w:rsidP="0096405B">
      <w:pPr>
        <w:pStyle w:val="Tekstnormalny"/>
      </w:pPr>
    </w:p>
    <w:p w:rsidR="00CF52A2" w:rsidRPr="00A937AC" w:rsidRDefault="00CF52A2" w:rsidP="003C109C">
      <w:pPr>
        <w:pStyle w:val="Tekstnormalny"/>
      </w:pPr>
      <w:r>
        <w:t xml:space="preserve">Błędy kalibracji wynikają z </w:t>
      </w:r>
      <w:r w:rsidR="00025B39">
        <w:t>niepewności ustalenia kątów rotacji członów urządzenia na krańcach zakresu ruchu.</w:t>
      </w:r>
      <w:r w:rsidR="00BF1772">
        <w:t xml:space="preserve"> Zależą one od dokładności urządzenia wykorzystywanego do wzorcowania </w:t>
      </w:r>
      <w:proofErr w:type="spellStart"/>
      <w:r w:rsidR="00BF1772">
        <w:t>ortezy</w:t>
      </w:r>
      <w:proofErr w:type="spellEnd"/>
      <w:r w:rsidR="00BF1772">
        <w:t xml:space="preserve"> pomiarowej.</w:t>
      </w:r>
      <w:r w:rsidR="004C605A">
        <w:t xml:space="preserve"> Do tego celu wykorzystany był cyfrowy kątomierz o dokładności odczytu 0,1</w:t>
      </w:r>
      <w:r w:rsidR="004C605A">
        <w:rPr>
          <w:vertAlign w:val="superscript"/>
        </w:rPr>
        <w:t>o</w:t>
      </w:r>
      <w:r w:rsidR="00A937AC">
        <w:t xml:space="preserve">, </w:t>
      </w:r>
      <w:r w:rsidR="009A2644">
        <w:t xml:space="preserve">którym dokonywano pomiar na dwóch krańcach zakresu. Przyjęto błąd kalibracyjny </w:t>
      </w:r>
      <w:r w:rsidR="00A937AC">
        <w:t>±0,</w:t>
      </w:r>
      <w:r w:rsidR="009A2644">
        <w:t>5</w:t>
      </w:r>
      <w:r w:rsidR="00A937AC">
        <w:rPr>
          <w:vertAlign w:val="superscript"/>
        </w:rPr>
        <w:t>o</w:t>
      </w:r>
      <w:r w:rsidR="00923628">
        <w:t xml:space="preserve"> w całym zakresie</w:t>
      </w:r>
      <w:r w:rsidR="009A2644">
        <w:t>, większy niż wynikający z dokładności przyrządu kalibracyjnego ze względu na niepewności przy pomi</w:t>
      </w:r>
      <w:r w:rsidR="009429E0">
        <w:t>a</w:t>
      </w:r>
      <w:r w:rsidR="009A2644">
        <w:t>rz</w:t>
      </w:r>
      <w:r w:rsidR="009429E0">
        <w:t>e</w:t>
      </w:r>
      <w:r w:rsidR="009A2644">
        <w:t xml:space="preserve">, głównie przy </w:t>
      </w:r>
      <w:r w:rsidR="009429E0">
        <w:t xml:space="preserve">odniesieniu </w:t>
      </w:r>
      <w:r w:rsidR="00012F70">
        <w:t>przyrządu</w:t>
      </w:r>
      <w:r w:rsidR="009429E0">
        <w:t xml:space="preserve"> pomiarowego</w:t>
      </w:r>
      <w:r w:rsidR="009A2644">
        <w:t xml:space="preserve"> do referencji.</w:t>
      </w:r>
    </w:p>
    <w:p w:rsidR="008504FE" w:rsidRDefault="008504FE" w:rsidP="0096405B">
      <w:pPr>
        <w:pStyle w:val="Tekstnormalny"/>
      </w:pPr>
    </w:p>
    <w:p w:rsidR="008E4862" w:rsidRDefault="008E4862" w:rsidP="003C109C">
      <w:pPr>
        <w:pStyle w:val="Tekstnormalny"/>
      </w:pPr>
      <w:r>
        <w:t xml:space="preserve">Opis ten nie wyczerpuje wszystkich błędów związanych z przetwornikami pomiarowymi. Rozważyć można dodatkowo błędy sprzęgnięcia potencjometrów z członami, gdzie wałki potencjometrów nie są osadzone doskonale równolegle i w osiach obrotów członów, których kąt obrotu mierzą. Innym źródłem błędów mogą być zmiany temperatury podczas funkcjonowania urządzenia, wpływające na parametry części elektrycznych i elektronicznych. </w:t>
      </w:r>
      <w:r>
        <w:lastRenderedPageBreak/>
        <w:t xml:space="preserve">Błędy te są jednak prawdopodobnie niewielkie w porównaniu z rozważonymi </w:t>
      </w:r>
      <w:proofErr w:type="spellStart"/>
      <w:r>
        <w:t>kontrybutorami</w:t>
      </w:r>
      <w:proofErr w:type="spellEnd"/>
      <w:r>
        <w:t xml:space="preserve"> i ich pominięcie </w:t>
      </w:r>
      <w:commentRangeStart w:id="16"/>
      <w:r>
        <w:t>nie jest niewłaściwe</w:t>
      </w:r>
      <w:commentRangeEnd w:id="16"/>
      <w:r w:rsidR="001E0B47">
        <w:rPr>
          <w:rStyle w:val="Odwoaniedokomentarza"/>
          <w:rFonts w:asciiTheme="minorHAnsi" w:hAnsiTheme="minorHAnsi" w:cstheme="minorBidi"/>
        </w:rPr>
        <w:commentReference w:id="16"/>
      </w:r>
      <w:r>
        <w:t>.</w:t>
      </w:r>
    </w:p>
    <w:p w:rsidR="008504FE" w:rsidRDefault="008504FE" w:rsidP="0096405B">
      <w:pPr>
        <w:pStyle w:val="Tekstnormalny"/>
      </w:pPr>
    </w:p>
    <w:p w:rsidR="005842BB" w:rsidRPr="002D02F2" w:rsidRDefault="005842BB" w:rsidP="003C109C">
      <w:pPr>
        <w:pStyle w:val="Tekstnormalny"/>
      </w:pPr>
      <w:r>
        <w:t xml:space="preserve">Błędy przetworników pomiarowych </w:t>
      </w:r>
      <w:proofErr w:type="spellStart"/>
      <w:r>
        <w:t>ortezy</w:t>
      </w:r>
      <w:proofErr w:type="spellEnd"/>
      <w:r>
        <w:t xml:space="preserve"> pomiarowej uznano za akceptowalnie małe. Dzięki przebiegowi zbliżonemu do liniowego nie jest konieczn</w:t>
      </w:r>
      <w:r w:rsidR="009429E0">
        <w:t>e wprowadzenie</w:t>
      </w:r>
      <w:r>
        <w:t xml:space="preserve"> tablic</w:t>
      </w:r>
      <w:r w:rsidR="009429E0">
        <w:t>y</w:t>
      </w:r>
      <w:r>
        <w:t xml:space="preserve"> korekcyjn</w:t>
      </w:r>
      <w:r w:rsidR="009429E0">
        <w:t>ej</w:t>
      </w:r>
      <w:r>
        <w:t xml:space="preserve"> odczytów potencjometrów, wystarcza kalibracja na dwa znane (</w:t>
      </w:r>
      <w:r w:rsidR="009429E0">
        <w:t xml:space="preserve">czyli </w:t>
      </w:r>
      <w:r>
        <w:t xml:space="preserve">zmierzone dokładniejszym przyrządem pomiarowym) punkty na krańcach wykorzystywanego zakresu. </w:t>
      </w:r>
      <w:r w:rsidR="00D40841">
        <w:t>Biorąc pod uwagę</w:t>
      </w:r>
      <w:r>
        <w:t xml:space="preserve"> błędy nie ujęte wprost w analizie i dodatkowo uwzględniając, że potencjometry są urządzeniami stykowymi, zużywającymi się w czasie działania</w:t>
      </w:r>
      <w:r w:rsidR="00D40841">
        <w:t>,</w:t>
      </w:r>
      <w:r>
        <w:t xml:space="preserve"> konserwatywnie przyjęto niepewności potencjometrów nieco większe niż zmierzon</w:t>
      </w:r>
      <w:r w:rsidR="00D40841">
        <w:t>e</w:t>
      </w:r>
      <w:r w:rsidR="007D3880">
        <w:t xml:space="preserve">, także w celu ujęcia błędów losowych wynikających </w:t>
      </w:r>
      <w:r w:rsidR="00D52A24">
        <w:t xml:space="preserve">z </w:t>
      </w:r>
      <w:r w:rsidR="007D3880">
        <w:t>możliwych z szumów w analogowej części toru pomiarowego</w:t>
      </w:r>
      <w:r w:rsidR="000D0403">
        <w:t xml:space="preserve"> powodujących przeskoczenie odczytu do kolejnej działki z uwagi na działanie przetwornika A/C</w:t>
      </w:r>
      <w:r w:rsidR="007D3880">
        <w:t xml:space="preserve">. </w:t>
      </w:r>
      <w:r w:rsidR="009429E0">
        <w:t>A</w:t>
      </w:r>
      <w:r>
        <w:t xml:space="preserve"> zatem </w:t>
      </w:r>
      <w:r w:rsidR="009429E0">
        <w:t xml:space="preserve">znajomość orientacji wynosi </w:t>
      </w:r>
      <w:r>
        <w:t>±</w:t>
      </w:r>
      <w:r w:rsidR="00B10088">
        <w:t>1,</w:t>
      </w:r>
      <w:r w:rsidR="000D0403">
        <w:t>7</w:t>
      </w:r>
      <w:r>
        <w:rPr>
          <w:vertAlign w:val="superscript"/>
        </w:rPr>
        <w:t>o</w:t>
      </w:r>
      <w:r>
        <w:t xml:space="preserve"> dla przegubów </w:t>
      </w:r>
      <w:proofErr w:type="spellStart"/>
      <w:r>
        <w:t>przywodzenia</w:t>
      </w:r>
      <w:proofErr w:type="spellEnd"/>
      <w:r>
        <w:t>/odwodzenia, ±</w:t>
      </w:r>
      <w:r w:rsidR="000D0403">
        <w:t>2</w:t>
      </w:r>
      <w:r>
        <w:t>,</w:t>
      </w:r>
      <w:r w:rsidR="000D0403">
        <w:t>0</w:t>
      </w:r>
      <w:r>
        <w:rPr>
          <w:vertAlign w:val="superscript"/>
        </w:rPr>
        <w:t>o</w:t>
      </w:r>
      <w:r>
        <w:t xml:space="preserve"> dla przegubów prostowania/zginania oraz ±</w:t>
      </w:r>
      <w:r w:rsidR="00B10088">
        <w:t>2</w:t>
      </w:r>
      <w:r w:rsidR="000D0403">
        <w:t>,1</w:t>
      </w:r>
      <w:r>
        <w:rPr>
          <w:vertAlign w:val="superscript"/>
        </w:rPr>
        <w:t>o</w:t>
      </w:r>
      <w:r>
        <w:t xml:space="preserve"> dla przegubów rotacji biodrowej. </w:t>
      </w:r>
    </w:p>
    <w:p w:rsidR="00E32275" w:rsidRDefault="00E32275" w:rsidP="0096405B">
      <w:pPr>
        <w:pStyle w:val="Tekstnormalny"/>
      </w:pPr>
    </w:p>
    <w:p w:rsidR="009C3420" w:rsidRDefault="0096405B" w:rsidP="003C109C">
      <w:pPr>
        <w:pStyle w:val="Tekstnormalny"/>
      </w:pPr>
      <w:r>
        <w:t xml:space="preserve">Rozważając błędy związane z torem pomiarowym potencjometrów pod uwagę wzięto również błędy czasomierza, gdyż odczyty kątów są zwracane wraz ze stemplem czasowym. </w:t>
      </w:r>
      <w:r w:rsidR="002F4A78">
        <w:t xml:space="preserve">Zegar mikrokontrolera </w:t>
      </w:r>
      <w:proofErr w:type="spellStart"/>
      <w:r w:rsidR="002F4A78">
        <w:t>Arduino</w:t>
      </w:r>
      <w:proofErr w:type="spellEnd"/>
      <w:r w:rsidR="002F4A78">
        <w:t xml:space="preserve"> ma typową dokładność około 0,8%</w:t>
      </w:r>
      <w:r w:rsidR="00D94EAF">
        <w:t xml:space="preserve"> [</w:t>
      </w:r>
      <w:r w:rsidR="001A4129">
        <w:fldChar w:fldCharType="begin"/>
      </w:r>
      <w:r w:rsidR="00D94EAF">
        <w:instrText xml:space="preserve"> REF _Ref53252455 \r \h </w:instrText>
      </w:r>
      <w:r w:rsidR="001A4129">
        <w:fldChar w:fldCharType="separate"/>
      </w:r>
      <w:r w:rsidR="009F0CB6">
        <w:t>81</w:t>
      </w:r>
      <w:r w:rsidR="001A4129">
        <w:fldChar w:fldCharType="end"/>
      </w:r>
      <w:r w:rsidR="00D94EAF">
        <w:t>]</w:t>
      </w:r>
      <w:r w:rsidR="002F4A78">
        <w:t xml:space="preserve">. Błąd </w:t>
      </w:r>
      <w:r w:rsidR="005453DF">
        <w:t>niemal</w:t>
      </w:r>
      <w:r w:rsidR="002F4A78">
        <w:t xml:space="preserve"> 30 sekund po godzinie odmierzania czasu jest bardzo duży dla czasomierza</w:t>
      </w:r>
      <w:r w:rsidR="005453DF">
        <w:t xml:space="preserve">. Przeprowadzono pomiar porównujący czas zwracany przez układ </w:t>
      </w:r>
      <w:proofErr w:type="spellStart"/>
      <w:r w:rsidR="005453DF">
        <w:t>Arduino</w:t>
      </w:r>
      <w:proofErr w:type="spellEnd"/>
      <w:r w:rsidR="005453DF">
        <w:t xml:space="preserve"> z czasem synchronizowanym z zegarem atomowym.</w:t>
      </w:r>
      <w:r w:rsidR="00A86D60">
        <w:t xml:space="preserve"> Różnica</w:t>
      </w:r>
      <w:r w:rsidR="007C3D72">
        <w:t xml:space="preserve"> dla </w:t>
      </w:r>
      <w:r w:rsidR="00A90E30">
        <w:t>egzemplarza</w:t>
      </w:r>
      <w:r w:rsidR="007C3D72">
        <w:t xml:space="preserve"> mikrokontrolera wykorzystywanego w </w:t>
      </w:r>
      <w:proofErr w:type="spellStart"/>
      <w:r w:rsidR="007C3D72">
        <w:t>ortezie</w:t>
      </w:r>
      <w:proofErr w:type="spellEnd"/>
      <w:r w:rsidR="007C3D72">
        <w:t xml:space="preserve"> pomiarowej </w:t>
      </w:r>
      <w:r w:rsidR="00A86D60">
        <w:t xml:space="preserve">nie przekroczyła 8 sekund podczas żadnej z </w:t>
      </w:r>
      <w:r w:rsidR="007C3D72">
        <w:t xml:space="preserve">trzech </w:t>
      </w:r>
      <w:r w:rsidR="00A90E30">
        <w:t xml:space="preserve">godzinnych </w:t>
      </w:r>
      <w:r w:rsidR="00A86D60">
        <w:t>prób.</w:t>
      </w:r>
      <w:r w:rsidR="002F4A78">
        <w:t xml:space="preserve"> </w:t>
      </w:r>
      <w:r w:rsidR="00A86D60">
        <w:t>B</w:t>
      </w:r>
      <w:r w:rsidR="002F4A78">
        <w:t xml:space="preserve">iorąc pod uwagę czas trwania pomiaru </w:t>
      </w:r>
      <w:proofErr w:type="spellStart"/>
      <w:r w:rsidR="002F4A78">
        <w:t>ortezą</w:t>
      </w:r>
      <w:proofErr w:type="spellEnd"/>
      <w:r w:rsidR="002F4A78">
        <w:t xml:space="preserve"> i mało dokładne bezwzględne szacowanie czasu przez człowieka (a zatem i rozbieżność czasu trwania i percepcji czynności) </w:t>
      </w:r>
      <w:r w:rsidR="00A86D60">
        <w:t>błąd czasomierza został uznany za</w:t>
      </w:r>
      <w:r w:rsidR="002F4A78">
        <w:t xml:space="preserve"> pomijalny w tym zastosowaniu.</w:t>
      </w:r>
    </w:p>
    <w:p w:rsidR="00EE7B9B" w:rsidRDefault="0076136C" w:rsidP="00EB2F1D">
      <w:pPr>
        <w:pStyle w:val="Nagwek3"/>
      </w:pPr>
      <w:bookmarkStart w:id="17" w:name="_Toc56282024"/>
      <w:r>
        <w:t>Rozszerzalność cieplna</w:t>
      </w:r>
      <w:bookmarkEnd w:id="17"/>
    </w:p>
    <w:p w:rsidR="00DF6E23" w:rsidRDefault="00DF6E23" w:rsidP="003C109C">
      <w:pPr>
        <w:pStyle w:val="Tekstnormalny"/>
        <w:rPr>
          <w:rFonts w:eastAsiaTheme="minorEastAsia"/>
        </w:rPr>
      </w:pPr>
      <w:proofErr w:type="spellStart"/>
      <w:r>
        <w:t>Orteza</w:t>
      </w:r>
      <w:proofErr w:type="spellEnd"/>
      <w:r>
        <w:t xml:space="preserve"> pomiarowa wykonana jest z aluminium, materiału konstrukcyjnego cechującego się dosyć dużym współczynnikiem rozszerzalności cieplnej równym </w:t>
      </w:r>
      <w:r>
        <w:rPr>
          <w:rFonts w:ascii="Cambria Math" w:eastAsiaTheme="minorEastAsia" w:hAnsi="Cambria Math"/>
        </w:rPr>
        <w:br/>
      </w:r>
      <m:oMath>
        <m:r>
          <m:rPr>
            <m:sty m:val="p"/>
          </m:rPr>
          <w:rPr>
            <w:rFonts w:ascii="Cambria Math" w:hAnsi="Cambria Math"/>
          </w:rPr>
          <m:t>23,1∙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r>
          <w:rPr>
            <w:rFonts w:ascii="Cambria Math" w:hAnsi="Cambria Math"/>
          </w:rPr>
          <m:t xml:space="preserve"> </m:t>
        </m:r>
      </m:oMath>
      <w:r>
        <w:rPr>
          <w:rFonts w:eastAsiaTheme="minorEastAsia"/>
        </w:rPr>
        <w:t xml:space="preserve">dla temperatury </w:t>
      </w:r>
      <w:r w:rsidRPr="00DF6E23">
        <w:rPr>
          <w:rFonts w:eastAsiaTheme="minorEastAsia"/>
        </w:rPr>
        <w:t>20</w:t>
      </w:r>
      <w:r w:rsidR="00835FED">
        <w:rPr>
          <w:rFonts w:eastAsiaTheme="minorEastAsia"/>
        </w:rPr>
        <w:t>º</w:t>
      </w:r>
      <w:r>
        <w:rPr>
          <w:rFonts w:eastAsiaTheme="minorEastAsia"/>
        </w:rPr>
        <w:t xml:space="preserve">C. </w:t>
      </w:r>
      <w:r w:rsidRPr="00DF6E23">
        <w:t>Przy</w:t>
      </w:r>
      <w:r>
        <w:t xml:space="preserve"> założeniu zmiany temperatury o </w:t>
      </w:r>
      <w:r>
        <w:rPr>
          <w:rFonts w:eastAsiaTheme="minorEastAsia"/>
        </w:rPr>
        <w:t>1</w:t>
      </w:r>
      <w:r w:rsidRPr="00DF6E23">
        <w:rPr>
          <w:rFonts w:eastAsiaTheme="minorEastAsia"/>
        </w:rPr>
        <w:t>0</w:t>
      </w:r>
      <w:r w:rsidR="00835FED">
        <w:rPr>
          <w:rFonts w:eastAsiaTheme="minorEastAsia"/>
        </w:rPr>
        <w:t>º</w:t>
      </w:r>
      <w:r>
        <w:rPr>
          <w:rFonts w:eastAsiaTheme="minorEastAsia"/>
        </w:rPr>
        <w:t xml:space="preserve">C zmiana długości części o </w:t>
      </w:r>
      <w:r w:rsidR="00835FED">
        <w:rPr>
          <w:rFonts w:eastAsiaTheme="minorEastAsia"/>
        </w:rPr>
        <w:t xml:space="preserve">nominalnej </w:t>
      </w:r>
      <w:r>
        <w:rPr>
          <w:rFonts w:eastAsiaTheme="minorEastAsia"/>
        </w:rPr>
        <w:t xml:space="preserve">długości 500 mm, najdłuższej w urządzeniu, wynosi 0,1 mm. Z powodu niewielkiej wartości </w:t>
      </w:r>
      <w:r w:rsidR="008553C2">
        <w:rPr>
          <w:rFonts w:eastAsiaTheme="minorEastAsia"/>
        </w:rPr>
        <w:t xml:space="preserve">dalsze </w:t>
      </w:r>
      <w:r>
        <w:rPr>
          <w:rFonts w:eastAsiaTheme="minorEastAsia"/>
        </w:rPr>
        <w:t>obliczeni</w:t>
      </w:r>
      <w:r w:rsidR="008553C2">
        <w:rPr>
          <w:rFonts w:eastAsiaTheme="minorEastAsia"/>
        </w:rPr>
        <w:t>a</w:t>
      </w:r>
      <w:r>
        <w:rPr>
          <w:rFonts w:eastAsiaTheme="minorEastAsia"/>
        </w:rPr>
        <w:t xml:space="preserve"> temperaturowe zaniedbano, uznając wprowadzane błędy za pomijalnie </w:t>
      </w:r>
      <w:r w:rsidR="003475A4">
        <w:rPr>
          <w:rFonts w:eastAsiaTheme="minorEastAsia"/>
        </w:rPr>
        <w:t>małe</w:t>
      </w:r>
      <w:r>
        <w:rPr>
          <w:rFonts w:eastAsiaTheme="minorEastAsia"/>
        </w:rPr>
        <w:t>.</w:t>
      </w:r>
    </w:p>
    <w:p w:rsidR="002A129E" w:rsidRDefault="002A129E" w:rsidP="00EB2F1D">
      <w:pPr>
        <w:pStyle w:val="Nagwek3"/>
      </w:pPr>
      <w:bookmarkStart w:id="18" w:name="_Toc56282025"/>
      <w:r>
        <w:lastRenderedPageBreak/>
        <w:t>Tabela tolerancji urządzenia</w:t>
      </w:r>
      <w:bookmarkEnd w:id="18"/>
    </w:p>
    <w:p w:rsidR="0057311B" w:rsidRDefault="009429E0" w:rsidP="009A7716">
      <w:pPr>
        <w:pStyle w:val="Tekstnormalny"/>
      </w:pPr>
      <w:r>
        <w:t xml:space="preserve">Uwzględniając powyższe rozważania i obliczenia, </w:t>
      </w:r>
      <w:r w:rsidR="004049D7">
        <w:t xml:space="preserve">dokonano analizy łańcucha </w:t>
      </w:r>
      <w:r w:rsidR="00951C6D">
        <w:t>tolerancji</w:t>
      </w:r>
      <w:r w:rsidR="004049D7">
        <w:t xml:space="preserve"> </w:t>
      </w:r>
      <w:proofErr w:type="spellStart"/>
      <w:r w:rsidR="004049D7">
        <w:t>ortezy</w:t>
      </w:r>
      <w:proofErr w:type="spellEnd"/>
      <w:r w:rsidR="004049D7">
        <w:t xml:space="preserve"> pomiarowej w celu </w:t>
      </w:r>
      <w:r w:rsidR="00951C6D">
        <w:t>obliczenia liniowych i kątowych niepewności znajomości położenia i orientacji osi obrotów członów konstrukcji.</w:t>
      </w:r>
      <w:r w:rsidR="007C1B7A">
        <w:t xml:space="preserve"> </w:t>
      </w:r>
      <w:r w:rsidR="00166B8C">
        <w:t xml:space="preserve">Rozważania przeprowadzono dla </w:t>
      </w:r>
      <w:proofErr w:type="spellStart"/>
      <w:r w:rsidR="00166B8C">
        <w:t>ortezy</w:t>
      </w:r>
      <w:proofErr w:type="spellEnd"/>
      <w:r w:rsidR="00166B8C">
        <w:t xml:space="preserve"> pomiarowej w położeniu początkowym odpowiadającym sytuacji, w której jej użytkownik przyjął pozycję swobodną wyprostowaną. </w:t>
      </w:r>
      <w:r w:rsidR="007C1B7A">
        <w:t>Każda część w łańcuchu wprowadza niepewności liniowe i kątowe</w:t>
      </w:r>
      <w:r w:rsidR="009F5618">
        <w:t>, wynikające z tolerancji wykonania i montażu.</w:t>
      </w:r>
      <w:r w:rsidR="007C1B7A">
        <w:t xml:space="preserve"> Dalsze części w łańcuchu są pozycjonowane przez części poprzedzające, dlatego propaguje się na nie błąd ich położeni</w:t>
      </w:r>
      <w:r w:rsidR="009F5618">
        <w:t>a</w:t>
      </w:r>
      <w:r w:rsidR="007C1B7A">
        <w:t xml:space="preserve"> i orientacji. Uwzględniony jest również </w:t>
      </w:r>
      <w:r w:rsidR="0030016A">
        <w:t xml:space="preserve">kumulatywny </w:t>
      </w:r>
      <w:r w:rsidR="007C1B7A">
        <w:t>błąd liniowy wynikający z ruchu na ramieniu w następstwie występowania błędów kątowych.</w:t>
      </w:r>
      <w:r w:rsidR="003E384F">
        <w:t xml:space="preserve"> </w:t>
      </w:r>
      <w:r w:rsidR="00CC30D3">
        <w:t>Błędy są rozważane dla najgorszego możliwego przypadku, to jest c</w:t>
      </w:r>
      <w:r w:rsidR="008D7FEF">
        <w:t>iągu tolerancji z każdą odchyłką</w:t>
      </w:r>
      <w:r w:rsidR="00CC30D3">
        <w:t xml:space="preserve"> maksymalną</w:t>
      </w:r>
      <w:r w:rsidR="009F5618">
        <w:t xml:space="preserve"> i odkładającą się w tym samym kierunku.</w:t>
      </w:r>
      <w:r w:rsidR="00CC30D3">
        <w:t xml:space="preserve"> </w:t>
      </w:r>
      <w:r w:rsidR="003E384F">
        <w:t xml:space="preserve">Brane są pod uwagę możliwości justowania </w:t>
      </w:r>
      <w:r w:rsidR="009F5618">
        <w:t xml:space="preserve">oraz kalibracji </w:t>
      </w:r>
      <w:r w:rsidR="003E384F">
        <w:t>niektórych członów</w:t>
      </w:r>
      <w:r w:rsidR="00DF3FBC">
        <w:t xml:space="preserve"> oraz to, czy justowanie jest niezależne od innych członów</w:t>
      </w:r>
      <w:r w:rsidR="003E384F">
        <w:t>.</w:t>
      </w:r>
      <w:r w:rsidR="00921777">
        <w:t xml:space="preserve"> W przypadku justowanych części rozważane jest ich niekorzystne ustawienie</w:t>
      </w:r>
      <w:r w:rsidR="00642419">
        <w:t>, to jest sytuacja kiedy części ustawione są tak, że tworzą się największe ramiona</w:t>
      </w:r>
      <w:r w:rsidR="009F5618">
        <w:t>.</w:t>
      </w:r>
      <w:r w:rsidR="0057311B">
        <w:t xml:space="preserve"> Tabela pozwala wskazać maksymalne możliwe niepewności liniowe i kątowe znajomości pozycji i orientacji osi członów ruchomych </w:t>
      </w:r>
      <w:proofErr w:type="spellStart"/>
      <w:r w:rsidR="0057311B">
        <w:t>ortezy</w:t>
      </w:r>
      <w:proofErr w:type="spellEnd"/>
      <w:r w:rsidR="0057311B">
        <w:t xml:space="preserve"> pomiarowej. Rozważany jest mało prawdopodobny, acz nie niemożliwy przypadek, w którym wszystkie odchyłki w danej osi występują w tym samym kierunku, zawsze zwiększając błąd.</w:t>
      </w:r>
    </w:p>
    <w:p w:rsidR="0025025B" w:rsidRDefault="0025025B" w:rsidP="009A7716">
      <w:pPr>
        <w:pStyle w:val="Tekstnormalny"/>
      </w:pPr>
    </w:p>
    <w:p w:rsidR="009429E0" w:rsidRDefault="00642419" w:rsidP="009A7716">
      <w:pPr>
        <w:pStyle w:val="Tekstnormalny"/>
      </w:pPr>
      <w:r>
        <w:t>P</w:t>
      </w:r>
      <w:r w:rsidR="00DF3FBC">
        <w:t>ierwsz</w:t>
      </w:r>
      <w:r w:rsidR="00C1035B">
        <w:t>y</w:t>
      </w:r>
      <w:r w:rsidR="00DF3FBC">
        <w:t xml:space="preserve"> człon łańcucha</w:t>
      </w:r>
      <w:r w:rsidR="00B03B9D">
        <w:t xml:space="preserve"> można </w:t>
      </w:r>
      <w:r>
        <w:t xml:space="preserve">obarczyć </w:t>
      </w:r>
      <w:r w:rsidR="00C1035B">
        <w:t>niepewnościami</w:t>
      </w:r>
      <w:r>
        <w:t xml:space="preserve"> </w:t>
      </w:r>
      <w:r w:rsidR="00E3347C">
        <w:t xml:space="preserve">położenia i orientacji całej </w:t>
      </w:r>
      <w:proofErr w:type="spellStart"/>
      <w:r w:rsidR="00E3347C">
        <w:t>ortezy</w:t>
      </w:r>
      <w:proofErr w:type="spellEnd"/>
      <w:r w:rsidR="00E3347C">
        <w:t xml:space="preserve"> pomiarowej</w:t>
      </w:r>
      <w:r w:rsidR="00C1035B">
        <w:t>,</w:t>
      </w:r>
      <w:r w:rsidR="00E3347C">
        <w:t xml:space="preserve"> </w:t>
      </w:r>
      <w:r w:rsidR="00921777">
        <w:t>wynikając</w:t>
      </w:r>
      <w:r w:rsidR="00C1035B">
        <w:t>ymi</w:t>
      </w:r>
      <w:r w:rsidR="00921777">
        <w:t xml:space="preserve"> z jej zamocowania do człowieka.</w:t>
      </w:r>
      <w:r w:rsidR="00E3347C">
        <w:t xml:space="preserve"> </w:t>
      </w:r>
      <w:r w:rsidR="00C1035B">
        <w:t xml:space="preserve">Zdecydowano się jednak tego nie robić, bowiem te błędy wpływają tak samo na całe urządzenie, powodujące takie same przemieszenia i obroty wszystkich części </w:t>
      </w:r>
      <w:proofErr w:type="spellStart"/>
      <w:r w:rsidR="00C1035B">
        <w:t>ortezy</w:t>
      </w:r>
      <w:proofErr w:type="spellEnd"/>
      <w:r w:rsidR="00253357">
        <w:t xml:space="preserve">, co umożliwia ich wprowadzenie na końcu rozważań. Dzięki temu można </w:t>
      </w:r>
      <w:r w:rsidR="00F31F22">
        <w:t xml:space="preserve">obliczyć błędy </w:t>
      </w:r>
      <w:proofErr w:type="spellStart"/>
      <w:r w:rsidR="00F31F22">
        <w:t>ortezy</w:t>
      </w:r>
      <w:proofErr w:type="spellEnd"/>
      <w:r w:rsidR="00F31F22">
        <w:t xml:space="preserve"> pomiarowej bez wpływu jej zamocowania do człowieka i dodać je na końcu, co pozwala dogodniej ocenić </w:t>
      </w:r>
      <w:proofErr w:type="spellStart"/>
      <w:r w:rsidR="00F31F22">
        <w:t>kontrybutory</w:t>
      </w:r>
      <w:proofErr w:type="spellEnd"/>
      <w:r w:rsidR="00F31F22">
        <w:t xml:space="preserve"> błędów.</w:t>
      </w:r>
    </w:p>
    <w:p w:rsidR="009429E0" w:rsidRDefault="009429E0" w:rsidP="009A7716">
      <w:pPr>
        <w:pStyle w:val="Tekstnormalny"/>
      </w:pPr>
    </w:p>
    <w:p w:rsidR="009A7716" w:rsidRDefault="009A7716" w:rsidP="00F31F22">
      <w:pPr>
        <w:pStyle w:val="Tekstnormalny"/>
        <w:spacing w:after="0"/>
      </w:pPr>
      <w:r>
        <w:t>Obliczając niepewności pozycji i orientacji, w przypadku osi członów ruch</w:t>
      </w:r>
      <w:r w:rsidR="00A00744">
        <w:t xml:space="preserve">omych </w:t>
      </w:r>
      <w:proofErr w:type="spellStart"/>
      <w:r w:rsidR="00A00744">
        <w:t>ortezy</w:t>
      </w:r>
      <w:proofErr w:type="spellEnd"/>
      <w:r w:rsidR="00A00744">
        <w:t xml:space="preserve"> pomiarowej może się</w:t>
      </w:r>
      <w:r>
        <w:t xml:space="preserve"> wydawać, że przesunięcie wzdłuż nominalnego kierunku zorientowania osi nie wprowadza </w:t>
      </w:r>
      <w:r w:rsidR="001449E2">
        <w:t xml:space="preserve">żadnych </w:t>
      </w:r>
      <w:r>
        <w:t>błędów</w:t>
      </w:r>
      <w:r w:rsidR="009723A6">
        <w:t xml:space="preserve"> części znajdującej się na niej</w:t>
      </w:r>
      <w:r>
        <w:t>. Tak jest jednak tylko, gdy oś nie jest obarczona błędem kątowym</w:t>
      </w:r>
      <w:r w:rsidR="001449E2">
        <w:t>. W przypadku, kiedy oś jest przekoszona, przesunięcie wzdłuż jej nominalnego kierunku spowoduje wystąpienie poprzecznej składowej błędu</w:t>
      </w:r>
      <w:r>
        <w:t xml:space="preserve"> – </w:t>
      </w:r>
      <w:r>
        <w:lastRenderedPageBreak/>
        <w:t>zależność tę zilustrowano dla lepszego wyjaśnienia. Z tego powodu błędy liniowe nie mogą być ignorowane nawet, jeśli dotyczą kierunku zgodnego z nominalnym kierunkiem osi.</w:t>
      </w:r>
    </w:p>
    <w:p w:rsidR="009A7716" w:rsidRDefault="00C24B64" w:rsidP="009A7716">
      <w:pPr>
        <w:pStyle w:val="Tekstnormalny"/>
        <w:spacing w:after="0"/>
        <w:jc w:val="center"/>
      </w:pPr>
      <w:r>
        <w:rPr>
          <w:noProof/>
          <w:lang w:eastAsia="pl-PL"/>
        </w:rPr>
        <mc:AlternateContent>
          <mc:Choice Requires="wpc">
            <w:drawing>
              <wp:inline distT="0" distB="0" distL="0" distR="0">
                <wp:extent cx="5172710" cy="1809750"/>
                <wp:effectExtent l="0" t="0" r="0" b="0"/>
                <wp:docPr id="7053" name="Kanwa 70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1" name="Rectangle 7392"/>
                        <wps:cNvSpPr>
                          <a:spLocks noChangeArrowheads="1"/>
                        </wps:cNvSpPr>
                        <wps:spPr bwMode="auto">
                          <a:xfrm rot="1410873">
                            <a:off x="4198620" y="687705"/>
                            <a:ext cx="723900" cy="180975"/>
                          </a:xfrm>
                          <a:prstGeom prst="rect">
                            <a:avLst/>
                          </a:prstGeom>
                          <a:noFill/>
                          <a:ln w="9525">
                            <a:solidFill>
                              <a:schemeClr val="bg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32" name="Group 7388"/>
                        <wpg:cNvGrpSpPr>
                          <a:grpSpLocks/>
                        </wpg:cNvGrpSpPr>
                        <wpg:grpSpPr bwMode="auto">
                          <a:xfrm rot="1390373">
                            <a:off x="4307205" y="687705"/>
                            <a:ext cx="723900" cy="180975"/>
                            <a:chOff x="8806" y="6565"/>
                            <a:chExt cx="1140" cy="285"/>
                          </a:xfrm>
                        </wpg:grpSpPr>
                        <wps:wsp>
                          <wps:cNvPr id="133" name="Rectangle 7389" descr="Szeroki ukośny w górę"/>
                          <wps:cNvSpPr>
                            <a:spLocks noChangeArrowheads="1"/>
                          </wps:cNvSpPr>
                          <wps:spPr bwMode="auto">
                            <a:xfrm>
                              <a:off x="8806" y="6565"/>
                              <a:ext cx="342" cy="285"/>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4" name="Rectangle 7390" descr="Szeroki ukośny w górę"/>
                          <wps:cNvSpPr>
                            <a:spLocks noChangeArrowheads="1"/>
                          </wps:cNvSpPr>
                          <wps:spPr bwMode="auto">
                            <a:xfrm>
                              <a:off x="9604" y="6565"/>
                              <a:ext cx="342" cy="285"/>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5" name="Rectangle 7391"/>
                          <wps:cNvSpPr>
                            <a:spLocks noChangeArrowheads="1"/>
                          </wps:cNvSpPr>
                          <wps:spPr bwMode="auto">
                            <a:xfrm>
                              <a:off x="9148" y="6565"/>
                              <a:ext cx="456"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wgp>
                        <wpg:cNvPr id="136" name="Group 7387"/>
                        <wpg:cNvGrpSpPr>
                          <a:grpSpLocks/>
                        </wpg:cNvGrpSpPr>
                        <wpg:grpSpPr bwMode="auto">
                          <a:xfrm rot="1390373">
                            <a:off x="3148965" y="687705"/>
                            <a:ext cx="723900" cy="180975"/>
                            <a:chOff x="8806" y="6565"/>
                            <a:chExt cx="1140" cy="285"/>
                          </a:xfrm>
                        </wpg:grpSpPr>
                        <wps:wsp>
                          <wps:cNvPr id="137" name="Rectangle 7384" descr="Szeroki ukośny w górę"/>
                          <wps:cNvSpPr>
                            <a:spLocks noChangeArrowheads="1"/>
                          </wps:cNvSpPr>
                          <wps:spPr bwMode="auto">
                            <a:xfrm>
                              <a:off x="8806" y="6565"/>
                              <a:ext cx="342" cy="285"/>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9" name="Rectangle 7385" descr="Szeroki ukośny w górę"/>
                          <wps:cNvSpPr>
                            <a:spLocks noChangeArrowheads="1"/>
                          </wps:cNvSpPr>
                          <wps:spPr bwMode="auto">
                            <a:xfrm>
                              <a:off x="9604" y="6565"/>
                              <a:ext cx="342" cy="285"/>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0" name="Rectangle 7386"/>
                          <wps:cNvSpPr>
                            <a:spLocks noChangeArrowheads="1"/>
                          </wps:cNvSpPr>
                          <wps:spPr bwMode="auto">
                            <a:xfrm>
                              <a:off x="9148" y="6565"/>
                              <a:ext cx="456"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141" name="Rectangle 7381" descr="Szeroki ukośny w górę"/>
                        <wps:cNvSpPr>
                          <a:spLocks noChangeArrowheads="1"/>
                        </wps:cNvSpPr>
                        <wps:spPr bwMode="auto">
                          <a:xfrm>
                            <a:off x="1375410" y="687705"/>
                            <a:ext cx="217170" cy="180975"/>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2" name="Rectangle 7382" descr="Szeroki ukośny w górę"/>
                        <wps:cNvSpPr>
                          <a:spLocks noChangeArrowheads="1"/>
                        </wps:cNvSpPr>
                        <wps:spPr bwMode="auto">
                          <a:xfrm>
                            <a:off x="1882140" y="687705"/>
                            <a:ext cx="217170" cy="180975"/>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3" name="Rectangle 7383"/>
                        <wps:cNvSpPr>
                          <a:spLocks noChangeArrowheads="1"/>
                        </wps:cNvSpPr>
                        <wps:spPr bwMode="auto">
                          <a:xfrm>
                            <a:off x="1592580" y="687705"/>
                            <a:ext cx="28956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 name="Rectangle 7378" descr="Szeroki ukośny w górę"/>
                        <wps:cNvSpPr>
                          <a:spLocks noChangeArrowheads="1"/>
                        </wps:cNvSpPr>
                        <wps:spPr bwMode="auto">
                          <a:xfrm>
                            <a:off x="325755" y="687705"/>
                            <a:ext cx="217170" cy="180975"/>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5" name="Rectangle 7379" descr="Szeroki ukośny w górę"/>
                        <wps:cNvSpPr>
                          <a:spLocks noChangeArrowheads="1"/>
                        </wps:cNvSpPr>
                        <wps:spPr bwMode="auto">
                          <a:xfrm>
                            <a:off x="832485" y="687705"/>
                            <a:ext cx="217170" cy="180975"/>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6" name="Rectangle 7380"/>
                        <wps:cNvSpPr>
                          <a:spLocks noChangeArrowheads="1"/>
                        </wps:cNvSpPr>
                        <wps:spPr bwMode="auto">
                          <a:xfrm>
                            <a:off x="542925" y="687705"/>
                            <a:ext cx="28956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 name="Rectangle 7055"/>
                        <wps:cNvSpPr>
                          <a:spLocks noChangeArrowheads="1"/>
                        </wps:cNvSpPr>
                        <wps:spPr bwMode="auto">
                          <a:xfrm>
                            <a:off x="760095" y="146812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x</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48" name="AutoShape 7056"/>
                        <wps:cNvCnPr>
                          <a:cxnSpLocks noChangeShapeType="1"/>
                        </wps:cNvCnPr>
                        <wps:spPr bwMode="auto">
                          <a:xfrm flipV="1">
                            <a:off x="382270" y="1185545"/>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7057"/>
                        <wps:cNvCnPr>
                          <a:cxnSpLocks noChangeShapeType="1"/>
                        </wps:cNvCnPr>
                        <wps:spPr bwMode="auto">
                          <a:xfrm>
                            <a:off x="382270" y="1689735"/>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Rectangle 7058"/>
                        <wps:cNvSpPr>
                          <a:spLocks noChangeArrowheads="1"/>
                        </wps:cNvSpPr>
                        <wps:spPr bwMode="auto">
                          <a:xfrm>
                            <a:off x="325755" y="109029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y</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51" name="Oval 7059"/>
                        <wps:cNvSpPr>
                          <a:spLocks noChangeArrowheads="1"/>
                        </wps:cNvSpPr>
                        <wps:spPr bwMode="auto">
                          <a:xfrm>
                            <a:off x="652145" y="115887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7060"/>
                        <wps:cNvCnPr>
                          <a:cxnSpLocks noChangeShapeType="1"/>
                        </wps:cNvCnPr>
                        <wps:spPr bwMode="auto">
                          <a:xfrm flipH="1" flipV="1">
                            <a:off x="687705" y="108585"/>
                            <a:ext cx="635" cy="107950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53" name="Oval 7061"/>
                        <wps:cNvSpPr>
                          <a:spLocks noChangeArrowheads="1"/>
                        </wps:cNvSpPr>
                        <wps:spPr bwMode="auto">
                          <a:xfrm>
                            <a:off x="1701800" y="1412240"/>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4" name="AutoShape 7062"/>
                        <wps:cNvCnPr>
                          <a:cxnSpLocks noChangeShapeType="1"/>
                        </wps:cNvCnPr>
                        <wps:spPr bwMode="auto">
                          <a:xfrm flipH="1" flipV="1">
                            <a:off x="1737360" y="368300"/>
                            <a:ext cx="635" cy="107950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55" name="Oval 7063"/>
                        <wps:cNvSpPr>
                          <a:spLocks noChangeArrowheads="1"/>
                        </wps:cNvSpPr>
                        <wps:spPr bwMode="auto">
                          <a:xfrm>
                            <a:off x="1701165" y="1158875"/>
                            <a:ext cx="71755" cy="71755"/>
                          </a:xfrm>
                          <a:prstGeom prst="ellipse">
                            <a:avLst/>
                          </a:prstGeom>
                          <a:noFill/>
                          <a:ln w="9525" cap="rnd">
                            <a:solidFill>
                              <a:schemeClr val="bg1">
                                <a:lumMod val="50000"/>
                                <a:lumOff val="0"/>
                              </a:schemeClr>
                            </a:solidFill>
                            <a:prstDash val="sysDot"/>
                            <a:round/>
                            <a:headEnd/>
                            <a:tailEnd/>
                          </a:ln>
                          <a:extLst>
                            <a:ext uri="{909E8E84-426E-40DD-AFC4-6F175D3DCCD1}">
                              <a14:hiddenFill xmlns:a14="http://schemas.microsoft.com/office/drawing/2010/main">
                                <a:solidFill>
                                  <a:srgbClr val="00B0F0"/>
                                </a:solidFill>
                              </a14:hiddenFill>
                            </a:ext>
                          </a:extLst>
                        </wps:spPr>
                        <wps:bodyPr rot="0" vert="horz" wrap="square" lIns="91440" tIns="45720" rIns="91440" bIns="45720" anchor="t" anchorCtr="0" upright="1">
                          <a:noAutofit/>
                        </wps:bodyPr>
                      </wps:wsp>
                      <wps:wsp>
                        <wps:cNvPr id="156" name="Rectangle 7064"/>
                        <wps:cNvSpPr>
                          <a:spLocks noChangeArrowheads="1"/>
                        </wps:cNvSpPr>
                        <wps:spPr bwMode="auto">
                          <a:xfrm>
                            <a:off x="1809750" y="146367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x</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57" name="AutoShape 7065"/>
                        <wps:cNvCnPr>
                          <a:cxnSpLocks noChangeShapeType="1"/>
                        </wps:cNvCnPr>
                        <wps:spPr bwMode="auto">
                          <a:xfrm flipV="1">
                            <a:off x="1431925" y="1181100"/>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7066"/>
                        <wps:cNvCnPr>
                          <a:cxnSpLocks noChangeShapeType="1"/>
                        </wps:cNvCnPr>
                        <wps:spPr bwMode="auto">
                          <a:xfrm>
                            <a:off x="1431925" y="168529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Rectangle 7067"/>
                        <wps:cNvSpPr>
                          <a:spLocks noChangeArrowheads="1"/>
                        </wps:cNvSpPr>
                        <wps:spPr bwMode="auto">
                          <a:xfrm>
                            <a:off x="1375410" y="108585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y</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60" name="Rectangle 7068"/>
                        <wps:cNvSpPr>
                          <a:spLocks noChangeArrowheads="1"/>
                        </wps:cNvSpPr>
                        <wps:spPr bwMode="auto">
                          <a:xfrm>
                            <a:off x="3402330" y="146812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x</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61" name="AutoShape 7069"/>
                        <wps:cNvCnPr>
                          <a:cxnSpLocks noChangeShapeType="1"/>
                        </wps:cNvCnPr>
                        <wps:spPr bwMode="auto">
                          <a:xfrm flipV="1">
                            <a:off x="3024505" y="1185545"/>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AutoShape 7070"/>
                        <wps:cNvCnPr>
                          <a:cxnSpLocks noChangeShapeType="1"/>
                        </wps:cNvCnPr>
                        <wps:spPr bwMode="auto">
                          <a:xfrm>
                            <a:off x="3024505" y="1689735"/>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7071"/>
                        <wps:cNvSpPr>
                          <a:spLocks noChangeArrowheads="1"/>
                        </wps:cNvSpPr>
                        <wps:spPr bwMode="auto">
                          <a:xfrm>
                            <a:off x="2967990" y="109029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y</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64" name="Oval 7072"/>
                        <wps:cNvSpPr>
                          <a:spLocks noChangeArrowheads="1"/>
                        </wps:cNvSpPr>
                        <wps:spPr bwMode="auto">
                          <a:xfrm>
                            <a:off x="3294380" y="1158875"/>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Oval 7073"/>
                        <wps:cNvSpPr>
                          <a:spLocks noChangeArrowheads="1"/>
                        </wps:cNvSpPr>
                        <wps:spPr bwMode="auto">
                          <a:xfrm>
                            <a:off x="4344035" y="1412240"/>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6" name="Oval 7074"/>
                        <wps:cNvSpPr>
                          <a:spLocks noChangeArrowheads="1"/>
                        </wps:cNvSpPr>
                        <wps:spPr bwMode="auto">
                          <a:xfrm>
                            <a:off x="4343400" y="1158875"/>
                            <a:ext cx="71755" cy="71755"/>
                          </a:xfrm>
                          <a:prstGeom prst="ellipse">
                            <a:avLst/>
                          </a:prstGeom>
                          <a:noFill/>
                          <a:ln w="9525" cap="rnd">
                            <a:solidFill>
                              <a:schemeClr val="bg1">
                                <a:lumMod val="50000"/>
                                <a:lumOff val="0"/>
                              </a:schemeClr>
                            </a:solidFill>
                            <a:prstDash val="sysDot"/>
                            <a:round/>
                            <a:headEnd/>
                            <a:tailEnd/>
                          </a:ln>
                          <a:extLst>
                            <a:ext uri="{909E8E84-426E-40DD-AFC4-6F175D3DCCD1}">
                              <a14:hiddenFill xmlns:a14="http://schemas.microsoft.com/office/drawing/2010/main">
                                <a:solidFill>
                                  <a:srgbClr val="00B0F0"/>
                                </a:solidFill>
                              </a14:hiddenFill>
                            </a:ext>
                          </a:extLst>
                        </wps:spPr>
                        <wps:bodyPr rot="0" vert="horz" wrap="square" lIns="91440" tIns="45720" rIns="91440" bIns="45720" anchor="t" anchorCtr="0" upright="1">
                          <a:noAutofit/>
                        </wps:bodyPr>
                      </wps:wsp>
                      <wps:wsp>
                        <wps:cNvPr id="167" name="Rectangle 7075"/>
                        <wps:cNvSpPr>
                          <a:spLocks noChangeArrowheads="1"/>
                        </wps:cNvSpPr>
                        <wps:spPr bwMode="auto">
                          <a:xfrm>
                            <a:off x="4451985" y="146367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x</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68" name="AutoShape 7076"/>
                        <wps:cNvCnPr>
                          <a:cxnSpLocks noChangeShapeType="1"/>
                        </wps:cNvCnPr>
                        <wps:spPr bwMode="auto">
                          <a:xfrm flipV="1">
                            <a:off x="4074160" y="1181100"/>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AutoShape 7077"/>
                        <wps:cNvCnPr>
                          <a:cxnSpLocks noChangeShapeType="1"/>
                        </wps:cNvCnPr>
                        <wps:spPr bwMode="auto">
                          <a:xfrm>
                            <a:off x="4074160" y="168529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Rectangle 7078"/>
                        <wps:cNvSpPr>
                          <a:spLocks noChangeArrowheads="1"/>
                        </wps:cNvSpPr>
                        <wps:spPr bwMode="auto">
                          <a:xfrm>
                            <a:off x="4017645" y="108585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y</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71" name="AutoShape 7079"/>
                        <wps:cNvCnPr>
                          <a:cxnSpLocks noChangeShapeType="1"/>
                        </wps:cNvCnPr>
                        <wps:spPr bwMode="auto">
                          <a:xfrm flipV="1">
                            <a:off x="4380230" y="615315"/>
                            <a:ext cx="361315" cy="832485"/>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72" name="AutoShape 7081"/>
                        <wps:cNvCnPr>
                          <a:cxnSpLocks noChangeShapeType="1"/>
                        </wps:cNvCnPr>
                        <wps:spPr bwMode="auto">
                          <a:xfrm flipV="1">
                            <a:off x="4704715" y="289560"/>
                            <a:ext cx="635" cy="396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7082"/>
                        <wps:cNvCnPr>
                          <a:cxnSpLocks noChangeShapeType="1"/>
                        </wps:cNvCnPr>
                        <wps:spPr bwMode="auto">
                          <a:xfrm flipV="1">
                            <a:off x="4379595" y="361950"/>
                            <a:ext cx="361315" cy="832485"/>
                          </a:xfrm>
                          <a:prstGeom prst="straightConnector1">
                            <a:avLst/>
                          </a:prstGeom>
                          <a:noFill/>
                          <a:ln w="9525">
                            <a:solidFill>
                              <a:schemeClr val="bg1">
                                <a:lumMod val="50000"/>
                                <a:lumOff val="0"/>
                              </a:schemeClr>
                            </a:solidFill>
                            <a:prstDash val="lgDashDot"/>
                            <a:round/>
                            <a:headEnd/>
                            <a:tailEnd/>
                          </a:ln>
                          <a:extLst>
                            <a:ext uri="{909E8E84-426E-40DD-AFC4-6F175D3DCCD1}">
                              <a14:hiddenFill xmlns:a14="http://schemas.microsoft.com/office/drawing/2010/main">
                                <a:noFill/>
                              </a14:hiddenFill>
                            </a:ext>
                          </a:extLst>
                        </wps:spPr>
                        <wps:bodyPr/>
                      </wps:wsp>
                      <wps:wsp>
                        <wps:cNvPr id="174" name="AutoShape 7083"/>
                        <wps:cNvCnPr>
                          <a:cxnSpLocks noChangeShapeType="1"/>
                        </wps:cNvCnPr>
                        <wps:spPr bwMode="auto">
                          <a:xfrm flipV="1">
                            <a:off x="3329940" y="361950"/>
                            <a:ext cx="361315" cy="832485"/>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75" name="AutoShape 7084"/>
                        <wps:cNvCnPr>
                          <a:cxnSpLocks noChangeShapeType="1"/>
                        </wps:cNvCnPr>
                        <wps:spPr bwMode="auto">
                          <a:xfrm>
                            <a:off x="4560570" y="325120"/>
                            <a:ext cx="36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7085"/>
                        <wps:cNvCnPr>
                          <a:cxnSpLocks noChangeShapeType="1"/>
                        </wps:cNvCnPr>
                        <wps:spPr bwMode="auto">
                          <a:xfrm flipH="1">
                            <a:off x="4705350" y="325120"/>
                            <a:ext cx="36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7086"/>
                        <wps:cNvCnPr>
                          <a:cxnSpLocks noChangeShapeType="1"/>
                        </wps:cNvCnPr>
                        <wps:spPr bwMode="auto">
                          <a:xfrm>
                            <a:off x="4596765" y="325120"/>
                            <a:ext cx="1085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7087"/>
                        <wps:cNvSpPr>
                          <a:spLocks noChangeArrowheads="1"/>
                        </wps:cNvSpPr>
                        <wps:spPr bwMode="auto">
                          <a:xfrm>
                            <a:off x="4415790" y="36195"/>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6B4213">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ΔOś</m:t>
                                      </m:r>
                                    </m:e>
                                    <m:sub>
                                      <m:r>
                                        <m:rPr>
                                          <m:sty m:val="p"/>
                                        </m:rPr>
                                        <w:rPr>
                                          <w:rFonts w:ascii="Cambria Math" w:hAnsi="Cambria Math"/>
                                          <w:sz w:val="20"/>
                                        </w:rPr>
                                        <m:t>x</m:t>
                                      </m:r>
                                    </m:sub>
                                  </m:sSub>
                                </m:oMath>
                              </m:oMathPara>
                            </w:p>
                            <w:p w:rsidR="001E0B47" w:rsidRPr="00F36741" w:rsidRDefault="001E0B47" w:rsidP="006B4213">
                              <w:pPr>
                                <w:pStyle w:val="Tekstnormalny"/>
                                <w:spacing w:line="276" w:lineRule="auto"/>
                                <w:jc w:val="left"/>
                                <w:rPr>
                                  <w:sz w:val="20"/>
                                  <w:vertAlign w:val="subscript"/>
                                </w:rPr>
                              </w:pP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79" name="Rectangle 7088"/>
                        <wps:cNvSpPr>
                          <a:spLocks noChangeArrowheads="1"/>
                        </wps:cNvSpPr>
                        <wps:spPr bwMode="auto">
                          <a:xfrm>
                            <a:off x="108585" y="36195"/>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a)</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80" name="Rectangle 7089"/>
                        <wps:cNvSpPr>
                          <a:spLocks noChangeArrowheads="1"/>
                        </wps:cNvSpPr>
                        <wps:spPr bwMode="auto">
                          <a:xfrm>
                            <a:off x="2750820" y="36195"/>
                            <a:ext cx="32575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6B4213">
                              <w:pPr>
                                <w:pStyle w:val="Tekstnormalny"/>
                                <w:spacing w:line="276" w:lineRule="auto"/>
                                <w:jc w:val="left"/>
                                <w:rPr>
                                  <w:sz w:val="20"/>
                                </w:rPr>
                              </w:pPr>
                              <w:r>
                                <w:rPr>
                                  <w:sz w:val="20"/>
                                </w:rPr>
                                <w:t>b)</w:t>
                              </w:r>
                            </w:p>
                            <w:p w:rsidR="001E0B47" w:rsidRPr="005D4A8E" w:rsidRDefault="001E0B47" w:rsidP="006B4213">
                              <w:pPr>
                                <w:rPr>
                                  <w:color w:val="808080" w:themeColor="background1" w:themeShade="80"/>
                                </w:rPr>
                              </w:pPr>
                            </w:p>
                          </w:txbxContent>
                        </wps:txbx>
                        <wps:bodyPr rot="0" vert="horz" wrap="square" lIns="91440" tIns="45720" rIns="91440" bIns="45720" anchor="t" anchorCtr="0" upright="1">
                          <a:noAutofit/>
                        </wps:bodyPr>
                      </wps:wsp>
                      <wps:wsp>
                        <wps:cNvPr id="181" name="AutoShape 7393"/>
                        <wps:cNvCnPr>
                          <a:cxnSpLocks noChangeShapeType="1"/>
                        </wps:cNvCnPr>
                        <wps:spPr bwMode="auto">
                          <a:xfrm flipV="1">
                            <a:off x="4596130" y="289560"/>
                            <a:ext cx="635" cy="396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7400"/>
                        <wps:cNvSpPr>
                          <a:spLocks noChangeArrowheads="1"/>
                        </wps:cNvSpPr>
                        <wps:spPr bwMode="auto">
                          <a:xfrm>
                            <a:off x="687705" y="289560"/>
                            <a:ext cx="11220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6B4213">
                              <w:r>
                                <w:rPr>
                                  <w:rFonts w:ascii="Times New Roman" w:hAnsi="Times New Roman" w:cs="Times New Roman"/>
                                  <w:sz w:val="20"/>
                                </w:rPr>
                                <w:t>Część znajdująca się na osi obrotu</w:t>
                              </w:r>
                            </w:p>
                            <w:p w:rsidR="001E0B47" w:rsidRDefault="001E0B47" w:rsidP="006B4213">
                              <w:r>
                                <w:rPr>
                                  <w:rFonts w:ascii="Times New Roman" w:hAnsi="Times New Roman" w:cs="Times New Roman"/>
                                  <w:sz w:val="20"/>
                                </w:rPr>
                                <w:t xml:space="preserve"> </w:t>
                              </w:r>
                            </w:p>
                            <w:p w:rsidR="001E0B47" w:rsidRPr="005F25AA" w:rsidRDefault="001E0B47" w:rsidP="006B4213">
                              <w:pPr>
                                <w:pStyle w:val="Tekstnormalny"/>
                                <w:spacing w:line="276" w:lineRule="auto"/>
                                <w:jc w:val="left"/>
                                <w:rPr>
                                  <w:sz w:val="20"/>
                                </w:rPr>
                              </w:pPr>
                            </w:p>
                            <w:p w:rsidR="001E0B47" w:rsidRDefault="001E0B47" w:rsidP="006B4213"/>
                          </w:txbxContent>
                        </wps:txbx>
                        <wps:bodyPr rot="0" vert="horz" wrap="square" lIns="91440" tIns="45720" rIns="91440" bIns="45720" anchor="t" anchorCtr="0" upright="1">
                          <a:noAutofit/>
                        </wps:bodyPr>
                      </wps:wsp>
                      <wps:wsp>
                        <wps:cNvPr id="183" name="Rectangle 7401"/>
                        <wps:cNvSpPr>
                          <a:spLocks noChangeArrowheads="1"/>
                        </wps:cNvSpPr>
                        <wps:spPr bwMode="auto">
                          <a:xfrm>
                            <a:off x="1773555" y="941070"/>
                            <a:ext cx="137541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6B4213">
                              <w:r>
                                <w:rPr>
                                  <w:rFonts w:ascii="Times New Roman" w:hAnsi="Times New Roman" w:cs="Times New Roman"/>
                                  <w:sz w:val="20"/>
                                </w:rPr>
                                <w:t>Przesunięcie osi obrotu w nominalnym kierunku y</w:t>
                              </w:r>
                            </w:p>
                            <w:p w:rsidR="001E0B47" w:rsidRDefault="001E0B47" w:rsidP="006B4213">
                              <w:r>
                                <w:rPr>
                                  <w:rFonts w:ascii="Times New Roman" w:hAnsi="Times New Roman" w:cs="Times New Roman"/>
                                  <w:sz w:val="20"/>
                                </w:rPr>
                                <w:t xml:space="preserve"> </w:t>
                              </w:r>
                            </w:p>
                            <w:p w:rsidR="001E0B47" w:rsidRPr="005F25AA" w:rsidRDefault="001E0B47" w:rsidP="006B4213">
                              <w:pPr>
                                <w:pStyle w:val="Tekstnormalny"/>
                                <w:spacing w:line="276" w:lineRule="auto"/>
                                <w:jc w:val="left"/>
                                <w:rPr>
                                  <w:sz w:val="20"/>
                                </w:rPr>
                              </w:pPr>
                            </w:p>
                            <w:p w:rsidR="001E0B47" w:rsidRDefault="001E0B47" w:rsidP="006B4213"/>
                          </w:txbxContent>
                        </wps:txbx>
                        <wps:bodyPr rot="0" vert="horz" wrap="square" lIns="91440" tIns="45720" rIns="91440" bIns="45720" anchor="t" anchorCtr="0" upright="1">
                          <a:noAutofit/>
                        </wps:bodyPr>
                      </wps:wsp>
                    </wpc:wpc>
                  </a:graphicData>
                </a:graphic>
              </wp:inline>
            </w:drawing>
          </mc:Choice>
          <mc:Fallback>
            <w:pict>
              <v:group id="Kanwa 7053" o:spid="_x0000_s1274" editas="canvas" style="width:407.3pt;height:142.5pt;mso-position-horizontal-relative:char;mso-position-vertical-relative:line" coordsize="51727,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">
                <v:shape id="_x0000_s1275" type="#_x0000_t75" style="position:absolute;width:51727;height:18097;visibility:visible;mso-wrap-style:square">
                  <v:fill o:detectmouseclick="t"/>
                  <v:path o:connecttype="none"/>
                </v:shape>
                <v:rect id="Rectangle 7392" o:spid="_x0000_s1276" style="position:absolute;left:41986;top:6877;width:7239;height:1809;rotation:154105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0F/sMA&#10;AADcAAAADwAAAGRycy9kb3ducmV2LnhtbERP32vCMBB+H/g/hBP2NlMrjFGNIspABiJ2Q/HtaM6m&#10;2Fy6Jtb63y+CsLf7+H7ebNHbWnTU+sqxgvEoAUFcOF1xqeDn+/PtA4QPyBprx6TgTh4W88HLDDPt&#10;brynLg+liCHsM1RgQmgyKX1hyKIfuYY4cmfXWgwRtqXULd5iuK1lmiTv0mLFscFgQytDxSW/WgVH&#10;7Irr0qab9e9Xvt2Z/WF3mqRKvQ775RREoD78i5/ujY7zJ2N4PBMv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0F/sMAAADcAAAADwAAAAAAAAAAAAAAAACYAgAAZHJzL2Rv&#10;d25yZXYueG1sUEsFBgAAAAAEAAQA9QAAAIgDAAAAAA==&#10;" filled="f" strokecolor="#7f7f7f [1612]">
                  <v:stroke dashstyle="1 1"/>
                </v:rect>
                <v:group id="Group 7388" o:spid="_x0000_s1277" style="position:absolute;left:43072;top:6877;width:7239;height:1809;rotation:1518658fd" coordorigin="8806,6565" coordsize="1140,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MKJrnCAAAA3AAAAA8A&#10;AAAAAAAAAAAAAAAAqgIAAGRycy9kb3ducmV2LnhtbFBLBQYAAAAABAAEAPoAAACZAwAAAAA=&#10;">
                  <v:rect id="Rectangle 7389" o:spid="_x0000_s1278" alt="Szeroki ukośny w górę" style="position:absolute;left:8806;top:6565;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FHncIA&#10;AADcAAAADwAAAGRycy9kb3ducmV2LnhtbERPS2vCQBC+C/6HZQRvdWNDi6SuUgtiTwUfoL0N2cmD&#10;ZmfTzNak/94tFLzNx/ec5XpwjbpSJ7VnA/NZAoo497bm0sDpuH1YgJKAbLHxTAZ+SWC9Go+WmFnf&#10;856uh1CqGMKSoYEqhDbTWvKKHMrMt8SRK3znMETYldp22Mdw1+jHJHnWDmuODRW29FZR/nX4cQae&#10;FiHtP+VbNpfiLOdtwfqj2BkznQyvL6ACDeEu/ne/2zg/TeHvmXiBX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8UedwgAAANwAAAAPAAAAAAAAAAAAAAAAAJgCAABkcnMvZG93&#10;bnJldi54bWxQSwUGAAAAAAQABAD1AAAAhwMAAAAA&#10;" fillcolor="black">
                    <v:fill r:id="rId16" o:title="" type="pattern"/>
                  </v:rect>
                  <v:rect id="Rectangle 7390" o:spid="_x0000_s1279" alt="Szeroki ukośny w górę" style="position:absolute;left:9604;top:6565;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f6cIA&#10;AADcAAAADwAAAGRycy9kb3ducmV2LnhtbERPS2vCQBC+F/oflhF6qxtfRaKr1IK0J6FasL0N2ckD&#10;s7NpZmviv3cLgrf5+J6zXPeuVmdqpfJsYDRMQBFn3lZcGPg6bJ/noCQgW6w9k4ELCaxXjw9LTK3v&#10;+JPO+1CoGMKSooEyhCbVWrKSHMrQN8SRy33rMETYFtq22MVwV+txkrxohxXHhhIbeispO+3/nIHZ&#10;PEy6H/mVzXd+lOM2Z73L3415GvSvC1CB+nAX39wfNs6fTOH/mXiB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GN/pwgAAANwAAAAPAAAAAAAAAAAAAAAAAJgCAABkcnMvZG93&#10;bnJldi54bWxQSwUGAAAAAAQABAD1AAAAhwMAAAAA&#10;" fillcolor="black">
                    <v:fill r:id="rId16" o:title="" type="pattern"/>
                  </v:rect>
                  <v:rect id="Rectangle 7391" o:spid="_x0000_s1280" style="position:absolute;left:9148;top:6565;width:456;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Wt8MA&#10;AADcAAAADwAAAGRycy9kb3ducmV2LnhtbERPS2vCQBC+C/0PyxR6000VxU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Wt8MAAADcAAAADwAAAAAAAAAAAAAAAACYAgAAZHJzL2Rv&#10;d25yZXYueG1sUEsFBgAAAAAEAAQA9QAAAIgDAAAAAA==&#10;"/>
                </v:group>
                <v:group id="Group 7387" o:spid="_x0000_s1281" style="position:absolute;left:31489;top:6877;width:7239;height:1809;rotation:1518658fd" coordorigin="8806,6565" coordsize="1140,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8MSC6wwAAANwAAAAP&#10;AAAAAAAAAAAAAAAAAKoCAABkcnMvZG93bnJldi54bWxQSwUGAAAAAAQABAD6AAAAmgMAAAAA&#10;">
                  <v:rect id="Rectangle 7384" o:spid="_x0000_s1282" alt="Szeroki ukośny w górę" style="position:absolute;left:8806;top:6565;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pBnsIA&#10;AADcAAAADwAAAGRycy9kb3ducmV2LnhtbERPS2vCQBC+F/oflhF6qxsVrURXqQVpT0K1YHsbspMH&#10;ZmfTzNbEf+8WBG/z8T1nue5drc7USuXZwGiYgCLOvK24MPB12D7PQUlAtlh7JgMXElivHh+WmFrf&#10;8Sed96FQMYQlRQNlCE2qtWQlOZShb4gjl/vWYYiwLbRtsYvhrtbjJJlphxXHhhIbeispO+3/nIHp&#10;PEy6H/mVzXd+lOM2Z73L3415GvSvC1CB+nAX39wfNs6fvMD/M/ECv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kGewgAAANwAAAAPAAAAAAAAAAAAAAAAAJgCAABkcnMvZG93&#10;bnJldi54bWxQSwUGAAAAAAQABAD1AAAAhwMAAAAA&#10;" fillcolor="black">
                    <v:fill r:id="rId16" o:title="" type="pattern"/>
                  </v:rect>
                  <v:rect id="Rectangle 7385" o:spid="_x0000_s1283" alt="Szeroki ukośny w górę" style="position:absolute;left:9604;top:6565;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wd8IA&#10;AADcAAAADwAAAGRycy9kb3ducmV2LnhtbERPS2vCQBC+F/oflhF6qxsVxaauUgvSnoRqQb0N2cmD&#10;ZmfTzNbEf+8WBG/z8T1nsepdrc7USuXZwGiYgCLOvK24MPC93zzPQUlAtlh7JgMXElgtHx8WmFrf&#10;8Redd6FQMYQlRQNlCE2qtWQlOZShb4gjl/vWYYiwLbRtsYvhrtbjJJlphxXHhhIbei8p+9n9OQPT&#10;eZh0J/mV9TE/yGGTs97mH8Y8Dfq3V1CB+nAX39yfNs6fvMD/M/EC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XB3wgAAANwAAAAPAAAAAAAAAAAAAAAAAJgCAABkcnMvZG93&#10;bnJldi54bWxQSwUGAAAAAAQABAD1AAAAhwMAAAAA&#10;" fillcolor="black">
                    <v:fill r:id="rId16" o:title="" type="pattern"/>
                  </v:rect>
                  <v:rect id="Rectangle 7386" o:spid="_x0000_s1284" style="position:absolute;left:9148;top:6565;width:456;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GUs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FxlLEAAAA3AAAAA8AAAAAAAAAAAAAAAAAmAIAAGRycy9k&#10;b3ducmV2LnhtbFBLBQYAAAAABAAEAPUAAACJAwAAAAA=&#10;"/>
                </v:group>
                <v:rect id="Rectangle 7381" o:spid="_x0000_s1285" alt="Szeroki ukośny w górę" style="position:absolute;left:13754;top:6877;width:2171;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PDMIA&#10;AADcAAAADwAAAGRycy9kb3ducmV2LnhtbERPS2vCQBC+F/wPywje6kZri0RX0YK0J6G2YHsbspMH&#10;ZmdjZjXx37uFQm/z8T1nue5dra7USuXZwGScgCLOvK24MPD1uXucg5KAbLH2TAZuJLBeDR6WmFrf&#10;8QddD6FQMYQlRQNlCE2qtWQlOZSxb4gjl/vWYYiwLbRtsYvhrtbTJHnRDiuODSU29FpSdjpcnIHn&#10;eXjqfuQs2+/8KMddznqfvxkzGvabBahAffgX/7nfbZw/m8DvM/EC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8MwgAAANwAAAAPAAAAAAAAAAAAAAAAAJgCAABkcnMvZG93&#10;bnJldi54bWxQSwUGAAAAAAQABAD1AAAAhwMAAAAA&#10;" fillcolor="black">
                  <v:fill r:id="rId16" o:title="" type="pattern"/>
                </v:rect>
                <v:rect id="Rectangle 7382" o:spid="_x0000_s1286" alt="Szeroki ukośny w górę" style="position:absolute;left:18821;top:6877;width:2172;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Re8IA&#10;AADcAAAADwAAAGRycy9kb3ducmV2LnhtbERPS2vCQBC+F/oflhF6qxutFomuUgvSnoRqwfY2ZCcP&#10;zM7GzNbEf+8WBG/z8T1nsepdrc7USuXZwGiYgCLOvK24MPC93zzPQElAtlh7JgMXElgtHx8WmFrf&#10;8Redd6FQMYQlRQNlCE2qtWQlOZShb4gjl/vWYYiwLbRtsYvhrtbjJHnVDiuODSU29F5Sdtz9OQPT&#10;WXjpfuUk65/8IIdNznqbfxjzNOjf5qAC9eEuvrk/bZw/GcP/M/EC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5F7wgAAANwAAAAPAAAAAAAAAAAAAAAAAJgCAABkcnMvZG93&#10;bnJldi54bWxQSwUGAAAAAAQABAD1AAAAhwMAAAAA&#10;" fillcolor="black">
                  <v:fill r:id="rId16" o:title="" type="pattern"/>
                </v:rect>
                <v:rect id="Rectangle 7383" o:spid="_x0000_s1287" style="position:absolute;left:15925;top:6877;width:2896;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YJcMA&#10;AADcAAAADwAAAGRycy9kb3ducmV2LnhtbERPS2vCQBC+C/0PyxR6001VxE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YJcMAAADcAAAADwAAAAAAAAAAAAAAAACYAgAAZHJzL2Rv&#10;d25yZXYueG1sUEsFBgAAAAAEAAQA9QAAAIgDAAAAAA==&#10;"/>
                <v:rect id="Rectangle 7378" o:spid="_x0000_s1288" alt="Szeroki ukośny w górę" style="position:absolute;left:3257;top:6877;width:2172;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6slMIA&#10;AADcAAAADwAAAGRycy9kb3ducmV2LnhtbERPS2vCQBC+C/0Pywi96UarRaKr1IK0J6FasL0N2ckD&#10;s7NpZmvSf+8WBG/z8T1nteldrS7USuXZwGScgCLOvK24MPB53I0WoCQgW6w9k4E/EtisHwYrTK3v&#10;+IMuh1CoGMKSooEyhCbVWrKSHMrYN8SRy33rMETYFtq22MVwV+tpkjxrhxXHhhIbei0pOx9+nYH5&#10;Ijx13/Ij26/8JKddznqfvxnzOOxflqAC9eEuvrnfbZw/m8H/M/ECv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qyUwgAAANwAAAAPAAAAAAAAAAAAAAAAAJgCAABkcnMvZG93&#10;bnJldi54bWxQSwUGAAAAAAQABAD1AAAAhwMAAAAA&#10;" fillcolor="black">
                  <v:fill r:id="rId16" o:title="" type="pattern"/>
                </v:rect>
                <v:rect id="Rectangle 7379" o:spid="_x0000_s1289" alt="Szeroki ukośny w górę" style="position:absolute;left:8324;top:6877;width:2172;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JD8IA&#10;AADcAAAADwAAAGRycy9kb3ducmV2LnhtbERPS2vCQBC+C/0Pywi96ca2Fomu0gpiTwVtwfY2ZCcP&#10;zM7GzGriv3cLQm/z8T1nsepdrS7USuXZwGScgCLOvK24MPD9tRnNQElAtlh7JgNXElgtHwYLTK3v&#10;eEeXfShUDGFJ0UAZQpNqLVlJDmXsG+LI5b51GCJsC21b7GK4q/VTkrxqhxXHhhIbWpeUHfdnZ2A6&#10;C8/dr5zk/Sc/yGGTs/7Mt8Y8Dvu3OahAffgX390fNs5/mcLfM/EC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gkPwgAAANwAAAAPAAAAAAAAAAAAAAAAAJgCAABkcnMvZG93&#10;bnJldi54bWxQSwUGAAAAAAQABAD1AAAAhwMAAAAA&#10;" fillcolor="black">
                  <v:fill r:id="rId16" o:title="" type="pattern"/>
                </v:rect>
                <v:rect id="Rectangle 7380" o:spid="_x0000_s1290" style="position:absolute;left:5429;top:6877;width:2895;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rect id="Rectangle 7055" o:spid="_x0000_s1291" style="position:absolute;left:7600;top:14681;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6psMA&#10;AADcAAAADwAAAGRycy9kb3ducmV2LnhtbERPTWvCQBC9F/wPywheRDdKqZ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6psMAAADcAAAADwAAAAAAAAAAAAAAAACYAgAAZHJzL2Rv&#10;d25yZXYueG1sUEsFBgAAAAAEAAQA9QAAAIgDAAAAAA==&#10;" filled="f" stroked="f">
                  <v:textbox>
                    <w:txbxContent>
                      <w:p w:rsidR="001E0B47" w:rsidRPr="001C3685" w:rsidRDefault="001E0B47" w:rsidP="006B4213">
                        <w:pPr>
                          <w:pStyle w:val="Tekstnormalny"/>
                          <w:spacing w:line="276" w:lineRule="auto"/>
                          <w:jc w:val="left"/>
                          <w:rPr>
                            <w:sz w:val="20"/>
                          </w:rPr>
                        </w:pPr>
                        <w:r>
                          <w:rPr>
                            <w:sz w:val="20"/>
                          </w:rPr>
                          <w:t>x</w:t>
                        </w:r>
                      </w:p>
                      <w:p w:rsidR="001E0B47" w:rsidRPr="005D4A8E" w:rsidRDefault="001E0B47" w:rsidP="006B4213">
                        <w:pPr>
                          <w:rPr>
                            <w:color w:val="808080" w:themeColor="background1" w:themeShade="80"/>
                          </w:rPr>
                        </w:pPr>
                      </w:p>
                    </w:txbxContent>
                  </v:textbox>
                </v:rect>
                <v:shape id="AutoShape 7056" o:spid="_x0000_s1292" type="#_x0000_t32" style="position:absolute;left:3822;top:11855;width:7;height:5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LQEcQAAADcAAAADwAAAGRycy9kb3ducmV2LnhtbESPQWsCMRCF74X+hzCF3mpWaUtZjaKC&#10;IL2U2kI9DptxN7iZLJu4Wf995yB4m+G9ee+bxWr0rRqojy6wgemkAEVcBeu4NvD7s3v5ABUTssU2&#10;MBm4UoTV8vFhgaUNmb9pOKRaSQjHEg00KXWl1rFqyGOchI5YtFPoPSZZ+1rbHrOE+1bPiuJde3Qs&#10;DQ12tG2oOh8u3oDLX27o9tu8+fw7RpvJXd+CM+b5aVzPQSUa0918u95bwX8V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tARxAAAANwAAAAPAAAAAAAAAAAA&#10;AAAAAKECAABkcnMvZG93bnJldi54bWxQSwUGAAAAAAQABAD5AAAAkgMAAAAA&#10;">
                  <v:stroke endarrow="block"/>
                </v:shape>
                <v:shape id="AutoShape 7057" o:spid="_x0000_s1293" type="#_x0000_t32" style="position:absolute;left:3822;top:16897;width:53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8+ycQAAADcAAAADwAAAGRycy9kb3ducmV2LnhtbERPS2vCQBC+F/oflhG81Y1F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7z7JxAAAANwAAAAPAAAAAAAAAAAA&#10;AAAAAKECAABkcnMvZG93bnJldi54bWxQSwUGAAAAAAQABAD5AAAAkgMAAAAA&#10;">
                  <v:stroke endarrow="block"/>
                </v:shape>
                <v:rect id="Rectangle 7058" o:spid="_x0000_s1294" style="position:absolute;left:3257;top:10902;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0D8YA&#10;AADcAAAADwAAAGRycy9kb3ducmV2LnhtbESPQWvCQBCF7wX/wzJCL0U3FVokuooI0lAEaWw9D9lp&#10;Epqdjdk1if++cyj0NsN789436+3oGtVTF2rPBp7nCSjiwtuaSwOf58NsCSpEZIuNZzJwpwDbzeRh&#10;jan1A39Qn8dSSQiHFA1UMbap1qGoyGGY+5ZYtG/fOYyydqW2HQ4S7hq9SJJX7bBmaaiwpX1FxU9+&#10;cwaG4tRfzsc3fXq6ZJ6v2XWff70b8zgddytQkcb4b/67zqzgvwi+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G0D8YAAADcAAAADwAAAAAAAAAAAAAAAACYAgAAZHJz&#10;L2Rvd25yZXYueG1sUEsFBgAAAAAEAAQA9QAAAIsDAAAAAA==&#10;" filled="f" stroked="f">
                  <v:textbox>
                    <w:txbxContent>
                      <w:p w:rsidR="001E0B47" w:rsidRPr="001C3685" w:rsidRDefault="001E0B47" w:rsidP="006B4213">
                        <w:pPr>
                          <w:pStyle w:val="Tekstnormalny"/>
                          <w:spacing w:line="276" w:lineRule="auto"/>
                          <w:jc w:val="left"/>
                          <w:rPr>
                            <w:sz w:val="20"/>
                          </w:rPr>
                        </w:pPr>
                        <w:r>
                          <w:rPr>
                            <w:sz w:val="20"/>
                          </w:rPr>
                          <w:t>y</w:t>
                        </w:r>
                      </w:p>
                      <w:p w:rsidR="001E0B47" w:rsidRPr="005D4A8E" w:rsidRDefault="001E0B47" w:rsidP="006B4213">
                        <w:pPr>
                          <w:rPr>
                            <w:color w:val="808080" w:themeColor="background1" w:themeShade="80"/>
                          </w:rPr>
                        </w:pPr>
                      </w:p>
                    </w:txbxContent>
                  </v:textbox>
                </v:rect>
                <v:oval id="Oval 7059" o:spid="_x0000_s1295" style="position:absolute;left:6521;top:11588;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5cMA&#10;AADcAAAADwAAAGRycy9kb3ducmV2LnhtbERPTWvCQBC9C/6HZQRvurHYIKmrpIWCrb00tj2P2TFZ&#10;zc7G7Fbjv+8WCr3N433Oct3bRlyo88axgtk0AUFcOm24UvCxe54sQPiArLFxTApu5GG9Gg6WmGl3&#10;5Xe6FKESMYR9hgrqENpMSl/WZNFPXUscuYPrLIYIu0rqDq8x3DbyLklSadFwbKixpaeaylPxbRXk&#10;L6Z4Nenb9vNrftaPx70PaV4qNR71+QOIQH34F/+5NzrOv5/B7zPx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LA5cMAAADcAAAADwAAAAAAAAAAAAAAAACYAgAAZHJzL2Rv&#10;d25yZXYueG1sUEsFBgAAAAAEAAQA9QAAAIgDAAAAAA==&#10;" fillcolor="black [3213]"/>
                <v:shape id="AutoShape 7060" o:spid="_x0000_s1296" type="#_x0000_t32" style="position:absolute;left:6877;top:1085;width:6;height:107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mGjsQAAADcAAAADwAAAGRycy9kb3ducmV2LnhtbERPTWvCQBC9F/wPywi91Y2WiqSuooWK&#10;lGKIprTHITsmwexszG41/ntXELzN433OdN6ZWpyodZVlBcNBBII4t7riQkG2+3yZgHAeWWNtmRRc&#10;yMF81nuaYqztmVM6bX0hQgi7GBWU3jexlC4vyaAb2IY4cHvbGvQBtoXULZ5DuKnlKIrG0mDFoaHE&#10;hj5Kyg/bf6NgnSV/6Wq5+XpNXLr7Tb4z93M8KPXc7xbvIDx1/iG+u9c6zH8bwe2Zc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uYaOxAAAANwAAAAPAAAAAAAAAAAA&#10;AAAAAKECAABkcnMvZG93bnJldi54bWxQSwUGAAAAAAQABAD5AAAAkgMAAAAA&#10;">
                  <v:stroke dashstyle="longDashDot"/>
                </v:shape>
                <v:oval id="Oval 7061" o:spid="_x0000_s1297" style="position:absolute;left:17018;top:14122;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7CcQA&#10;AADcAAAADwAAAGRycy9kb3ducmV2LnhtbERPS0vDQBC+F/wPywje2o1VQ4ndlrQg+OjFtPU8Zsdk&#10;bXY2Ztck/ntXKHibj+85y/VoG9FT541jBdezBARx6bThSsFh/zBdgPABWWPjmBT8kIf16mKyxEy7&#10;gV+pL0IlYgj7DBXUIbSZlL6syaKfuZY4ch+usxgi7CqpOxxiuG3kPElSadFwbKixpW1N5an4tgry&#10;J1M8m3T3cny7/dKbz3cf0rxU6upyzO9BBBrDv/jsftRx/t0N/D0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8+wnEAAAA3AAAAA8AAAAAAAAAAAAAAAAAmAIAAGRycy9k&#10;b3ducmV2LnhtbFBLBQYAAAAABAAEAPUAAACJAwAAAAA=&#10;" fillcolor="black [3213]"/>
                <v:shape id="AutoShape 7062" o:spid="_x0000_s1298" type="#_x0000_t32" style="position:absolute;left:17373;top:3683;width:6;height:107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7YcUAAADcAAAADwAAAGRycy9kb3ducmV2LnhtbERP22rCQBB9L/Qflin4Vjf1UiS6Si0o&#10;ImKIRuzjkJ0mwexsmt1q+vfdgtC3OZzrzBadqcWVWldZVvDSj0AQ51ZXXCjIjqvnCQjnkTXWlknB&#10;DzlYzB8fZhhre+OUrgdfiBDCLkYFpfdNLKXLSzLo+rYhDtynbQ36ANtC6hZvIdzUchBFr9JgxaGh&#10;xIbeS8ovh2+jYJMlH+l6ud8OE5cez8kuc6evi1K9p+5tCsJT5//Fd/dGh/njEfw9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y7YcUAAADcAAAADwAAAAAAAAAA&#10;AAAAAAChAgAAZHJzL2Rvd25yZXYueG1sUEsFBgAAAAAEAAQA+QAAAJMDAAAAAA==&#10;">
                  <v:stroke dashstyle="longDashDot"/>
                </v:shape>
                <v:oval id="Oval 7063" o:spid="_x0000_s1299" style="position:absolute;left:17011;top:11588;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P8r8A&#10;AADcAAAADwAAAGRycy9kb3ducmV2LnhtbERP24rCMBB9X/Afwgi+ramCy1KNYhVBXFzw8gFDMzbF&#10;ZlKaaOvfG0HwbQ7nOrNFZytxp8aXjhWMhgkI4tzpkgsF59Pm+xeED8gaK8ek4EEeFvPe1wxT7Vo+&#10;0P0YChFD2KeowIRQp1L63JBFP3Q1ceQurrEYImwKqRtsY7it5DhJfqTFkmODwZpWhvLr8WYVrDer&#10;/789tcicZbtwM2OnM6vUoN8tpyACdeEjfru3Os6fTOD1TLx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Gc/yvwAAANwAAAAPAAAAAAAAAAAAAAAAAJgCAABkcnMvZG93bnJl&#10;di54bWxQSwUGAAAAAAQABAD1AAAAhAMAAAAA&#10;" filled="f" fillcolor="#00b0f0" strokecolor="#7f7f7f [1612]">
                  <v:stroke dashstyle="1 1" endcap="round"/>
                </v:oval>
                <v:rect id="Rectangle 7064" o:spid="_x0000_s1300" style="position:absolute;left:18097;top:14636;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SJ4MMA&#10;AADcAAAADwAAAGRycy9kb3ducmV2LnhtbERPTWvCQBC9F/oflil4KXVTQSlpNlKEYiiCmLSeh+w0&#10;Cc3OxuyapP/eFQRv83ifk6wn04qBetdYVvA6j0AQl1Y3XCn4Lj5f3kA4j6yxtUwK/snBOn18SDDW&#10;duQDDbmvRAhhF6OC2vsultKVNRl0c9sRB+7X9gZ9gH0ldY9jCDetXETRShpsODTU2NGmpvIvPxsF&#10;Y7kfjsVuK/fPx8zyKTtt8p8vpWZP08c7CE+Tv4tv7kyH+csV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SJ4MMAAADcAAAADwAAAAAAAAAAAAAAAACYAgAAZHJzL2Rv&#10;d25yZXYueG1sUEsFBgAAAAAEAAQA9QAAAIgDAAAAAA==&#10;" filled="f" stroked="f">
                  <v:textbox>
                    <w:txbxContent>
                      <w:p w:rsidR="001E0B47" w:rsidRPr="001C3685" w:rsidRDefault="001E0B47" w:rsidP="006B4213">
                        <w:pPr>
                          <w:pStyle w:val="Tekstnormalny"/>
                          <w:spacing w:line="276" w:lineRule="auto"/>
                          <w:jc w:val="left"/>
                          <w:rPr>
                            <w:sz w:val="20"/>
                          </w:rPr>
                        </w:pPr>
                        <w:r>
                          <w:rPr>
                            <w:sz w:val="20"/>
                          </w:rPr>
                          <w:t>x</w:t>
                        </w:r>
                      </w:p>
                      <w:p w:rsidR="001E0B47" w:rsidRPr="005D4A8E" w:rsidRDefault="001E0B47" w:rsidP="006B4213">
                        <w:pPr>
                          <w:rPr>
                            <w:color w:val="808080" w:themeColor="background1" w:themeShade="80"/>
                          </w:rPr>
                        </w:pPr>
                      </w:p>
                    </w:txbxContent>
                  </v:textbox>
                </v:rect>
                <v:shape id="AutoShape 7065" o:spid="_x0000_s1301" type="#_x0000_t32" style="position:absolute;left:14319;top:11811;width:6;height:50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SvsEAAADcAAAADwAAAGRycy9kb3ducmV2LnhtbERPS2sCMRC+F/ofwhS8dbMtaGU1SisI&#10;4qX4AD0Om3E3uJksm7hZ/30jCL3Nx/ec+XKwjeip88axgo8sB0FcOm24UnA8rN+nIHxA1tg4JgV3&#10;8rBcvL7MsdAu8o76fahECmFfoII6hLaQ0pc1WfSZa4kTd3GdxZBgV0ndYUzhtpGfeT6RFg2nhhpb&#10;WtVUXvc3q8DEX9O3m1X82Z7OXkcy97EzSo3ehu8ZiEBD+Bc/3Rud5o+/4P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9NK+wQAAANwAAAAPAAAAAAAAAAAAAAAA&#10;AKECAABkcnMvZG93bnJldi54bWxQSwUGAAAAAAQABAD5AAAAjwMAAAAA&#10;">
                  <v:stroke endarrow="block"/>
                </v:shape>
                <v:shape id="AutoShape 7066" o:spid="_x0000_s1302" type="#_x0000_t32" style="position:absolute;left:14319;top:16852;width:539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oNj8YAAADcAAAADwAAAGRycy9kb3ducmV2LnhtbESPQWvCQBCF70L/wzIFb7qxY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6DY/GAAAA3AAAAA8AAAAAAAAA&#10;AAAAAAAAoQIAAGRycy9kb3ducmV2LnhtbFBLBQYAAAAABAAEAPkAAACUAwAAAAA=&#10;">
                  <v:stroke endarrow="block"/>
                </v:shape>
                <v:rect id="Rectangle 7067" o:spid="_x0000_s1303" style="position:absolute;left:13754;top:10858;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dksMA&#10;AADcAAAADwAAAGRycy9kb3ducmV2LnhtbERPTWvCQBC9F/wPywheRDcKLZq6ighikIIYrechO01C&#10;s7Mxuybpv+8WhN7m8T5ntelNJVpqXGlZwWwagSDOrC45V3C97CcLEM4ja6wsk4IfcrBZD15WGGvb&#10;8Zna1OcihLCLUUHhfR1L6bKCDLqprYkD92Ubgz7AJpe6wS6Em0rOo+hNGiw5NBRY066g7Dt9GAVd&#10;dmpvl4+DPI1vieV7ct+ln0elRsN++w7CU+//xU93osP81y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sdksMAAADcAAAADwAAAAAAAAAAAAAAAACYAgAAZHJzL2Rv&#10;d25yZXYueG1sUEsFBgAAAAAEAAQA9QAAAIgDAAAAAA==&#10;" filled="f" stroked="f">
                  <v:textbox>
                    <w:txbxContent>
                      <w:p w:rsidR="001E0B47" w:rsidRPr="001C3685" w:rsidRDefault="001E0B47" w:rsidP="006B4213">
                        <w:pPr>
                          <w:pStyle w:val="Tekstnormalny"/>
                          <w:spacing w:line="276" w:lineRule="auto"/>
                          <w:jc w:val="left"/>
                          <w:rPr>
                            <w:sz w:val="20"/>
                          </w:rPr>
                        </w:pPr>
                        <w:r>
                          <w:rPr>
                            <w:sz w:val="20"/>
                          </w:rPr>
                          <w:t>y</w:t>
                        </w:r>
                      </w:p>
                      <w:p w:rsidR="001E0B47" w:rsidRPr="005D4A8E" w:rsidRDefault="001E0B47" w:rsidP="006B4213">
                        <w:pPr>
                          <w:rPr>
                            <w:color w:val="808080" w:themeColor="background1" w:themeShade="80"/>
                          </w:rPr>
                        </w:pPr>
                      </w:p>
                    </w:txbxContent>
                  </v:textbox>
                </v:rect>
                <v:rect id="Rectangle 7068" o:spid="_x0000_s1304" style="position:absolute;left:34023;top:14681;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1+ssYA&#10;AADcAAAADwAAAGRycy9kb3ducmV2LnhtbESPT2vCQBDF74V+h2UKXopu2oNIdBURSkMRpPHPeciO&#10;STA7G7PbJP32nUPB2wzvzXu/WW1G16ieulB7NvA2S0ARF97WXBo4HT+mC1AhIltsPJOBXwqwWT8/&#10;rTC1fuBv6vNYKgnhkKKBKsY21ToUFTkMM98Si3b1ncMoa1dq2+Eg4a7R70ky1w5rloYKW9pVVNzy&#10;H2dgKA795bj/1IfXS+b5nt13+fnLmMnLuF2CijTGh/n/OrOCPxd8eUYm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1+ssYAAADcAAAADwAAAAAAAAAAAAAAAACYAgAAZHJz&#10;L2Rvd25yZXYueG1sUEsFBgAAAAAEAAQA9QAAAIsDAAAAAA==&#10;" filled="f" stroked="f">
                  <v:textbox>
                    <w:txbxContent>
                      <w:p w:rsidR="001E0B47" w:rsidRPr="001C3685" w:rsidRDefault="001E0B47" w:rsidP="006B4213">
                        <w:pPr>
                          <w:pStyle w:val="Tekstnormalny"/>
                          <w:spacing w:line="276" w:lineRule="auto"/>
                          <w:jc w:val="left"/>
                          <w:rPr>
                            <w:sz w:val="20"/>
                          </w:rPr>
                        </w:pPr>
                        <w:r>
                          <w:rPr>
                            <w:sz w:val="20"/>
                          </w:rPr>
                          <w:t>x</w:t>
                        </w:r>
                      </w:p>
                      <w:p w:rsidR="001E0B47" w:rsidRPr="005D4A8E" w:rsidRDefault="001E0B47" w:rsidP="006B4213">
                        <w:pPr>
                          <w:rPr>
                            <w:color w:val="808080" w:themeColor="background1" w:themeShade="80"/>
                          </w:rPr>
                        </w:pPr>
                      </w:p>
                    </w:txbxContent>
                  </v:textbox>
                </v:rect>
                <v:shape id="AutoShape 7069" o:spid="_x0000_s1305" type="#_x0000_t32" style="position:absolute;left:30245;top:11855;width:6;height:5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l7MAAAADcAAAADwAAAGRycy9kb3ducmV2LnhtbERPS4vCMBC+C/sfwizsTVMXVqQaRYUF&#10;8bL4AD0OzdgGm0lpYlP//UYQvM3H95z5sre16Kj1xrGC8SgDQVw4bbhUcDr+DqcgfEDWWDsmBQ/y&#10;sFx8DOaYaxd5T90hlCKFsM9RQRVCk0vpi4os+pFriBN3da3FkGBbSt1iTOG2lt9ZNpEWDaeGChva&#10;VFTcDnerwMQ/0zXbTVzvzhevI5nHjzNKfX32qxmIQH14i1/urU7zJ2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9JezAAAAA3AAAAA8AAAAAAAAAAAAAAAAA&#10;oQIAAGRycy9kb3ducmV2LnhtbFBLBQYAAAAABAAEAPkAAACOAwAAAAA=&#10;">
                  <v:stroke endarrow="block"/>
                </v:shape>
                <v:shape id="AutoShape 7070" o:spid="_x0000_s1306" type="#_x0000_t32" style="position:absolute;left:30245;top:16897;width:5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rect id="Rectangle 7071" o:spid="_x0000_s1307" style="position:absolute;left:29679;top:10902;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gxcMA&#10;AADcAAAADwAAAGRycy9kb3ducmV2LnhtbERPTWvCQBC9F/oflil4KXVTBSlpNlKEYiiCmLSeh+w0&#10;Cc3OxuyapP/eFQRv83ifk6wn04qBetdYVvA6j0AQl1Y3XCn4Lj5f3kA4j6yxtUwK/snBOn18SDDW&#10;duQDDbmvRAhhF6OC2vsultKVNRl0c9sRB+7X9gZ9gH0ldY9jCDetXETRShpsODTU2NGmpvIvPxsF&#10;Y7kfjsVuK/fPx8zyKTtt8p8vpWZP08c7CE+Tv4tv7kyH+asl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gxcMAAADcAAAADwAAAAAAAAAAAAAAAACYAgAAZHJzL2Rv&#10;d25yZXYueG1sUEsFBgAAAAAEAAQA9QAAAIgDAAAAAA==&#10;" filled="f" stroked="f">
                  <v:textbox>
                    <w:txbxContent>
                      <w:p w:rsidR="001E0B47" w:rsidRPr="001C3685" w:rsidRDefault="001E0B47" w:rsidP="006B4213">
                        <w:pPr>
                          <w:pStyle w:val="Tekstnormalny"/>
                          <w:spacing w:line="276" w:lineRule="auto"/>
                          <w:jc w:val="left"/>
                          <w:rPr>
                            <w:sz w:val="20"/>
                          </w:rPr>
                        </w:pPr>
                        <w:r>
                          <w:rPr>
                            <w:sz w:val="20"/>
                          </w:rPr>
                          <w:t>y</w:t>
                        </w:r>
                      </w:p>
                      <w:p w:rsidR="001E0B47" w:rsidRPr="005D4A8E" w:rsidRDefault="001E0B47" w:rsidP="006B4213">
                        <w:pPr>
                          <w:rPr>
                            <w:color w:val="808080" w:themeColor="background1" w:themeShade="80"/>
                          </w:rPr>
                        </w:pPr>
                      </w:p>
                    </w:txbxContent>
                  </v:textbox>
                </v:rect>
                <v:oval id="Oval 7072" o:spid="_x0000_s1308" style="position:absolute;left:32943;top:11588;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mpwMIA&#10;AADcAAAADwAAAGRycy9kb3ducmV2LnhtbERPS2vCQBC+F/oflil4qxtFQkldJRYKfXhp1J6n2Wmy&#10;mp2N2VXjv3cFwdt8fM+ZznvbiCN13jhWMBomIIhLpw1XCtar9+cXED4ga2wck4IzeZjPHh+mmGl3&#10;4h86FqESMYR9hgrqENpMSl/WZNEPXUscuX/XWQwRdpXUHZ5iuG3kOElSadFwbKixpbeayl1xsAry&#10;T1N8mXT5vfmd7PVi++dDmpdKDZ76/BVEoD7cxTf3h47z0wlcn4kXy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uanAwgAAANwAAAAPAAAAAAAAAAAAAAAAAJgCAABkcnMvZG93&#10;bnJldi54bWxQSwUGAAAAAAQABAD1AAAAhwMAAAAA&#10;" fillcolor="black [3213]"/>
                <v:oval id="Oval 7073" o:spid="_x0000_s1309" style="position:absolute;left:43440;top:14122;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UMW8MA&#10;AADcAAAADwAAAGRycy9kb3ducmV2LnhtbERPS0vDQBC+F/wPywjemo3FBondhrRQ0NpL4+M8Zsdk&#10;NTsbs2sa/70rFLzNx/ecVTHZTow0eONYwXWSgiCunTbcKHh+2s1vQfiArLFzTAp+yEOxvpitMNfu&#10;xEcaq9CIGMI+RwVtCH0upa9bsugT1xNH7t0NFkOEQyP1gKcYbju5SNNMWjQcG1rsadtS/Vl9WwXl&#10;g6n2Jjs8vrzefOnNx5sPWVkrdXU5lXcgAk3hX3x23+s4P1v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UMW8MAAADcAAAADwAAAAAAAAAAAAAAAACYAgAAZHJzL2Rv&#10;d25yZXYueG1sUEsFBgAAAAAEAAQA9QAAAIgDAAAAAA==&#10;" fillcolor="black [3213]"/>
                <v:oval id="Oval 7074" o:spid="_x0000_s1310" style="position:absolute;left:43434;top:11588;width:717;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bOL8A&#10;AADcAAAADwAAAGRycy9kb3ducmV2LnhtbERPzYrCMBC+C/sOYRb2pqkeilSjWEWQFQWrDzA0s03Z&#10;ZlKaaLtvvxEEb/Px/c5yPdhGPKjztWMF00kCgrh0uuZKwe26H89B+ICssXFMCv7Iw3r1MVpipl3P&#10;F3oUoRIxhH2GCkwIbSalLw1Z9BPXEkfux3UWQ4RdJXWHfQy3jZwlSSot1hwbDLa0NVT+FnerYLff&#10;no8n6pE5z7/D3cyczq1SX5/DZgEi0BDe4pf7oOP8NIXnM/EC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p5s4vwAAANwAAAAPAAAAAAAAAAAAAAAAAJgCAABkcnMvZG93bnJl&#10;di54bWxQSwUGAAAAAAQABAD1AAAAhAMAAAAA&#10;" filled="f" fillcolor="#00b0f0" strokecolor="#7f7f7f [1612]">
                  <v:stroke dashstyle="1 1" endcap="round"/>
                </v:oval>
                <v:rect id="Rectangle 7075" o:spid="_x0000_s1311" style="position:absolute;left:44519;top:14636;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mxsMA&#10;AADcAAAADwAAAGRycy9kb3ducmV2LnhtbERPTWvCQBC9F/wPywi9lLqxBytpNiKCNBRBmljPQ3aa&#10;BLOzMbtN0n/vFgre5vE+J9lMphUD9a6xrGC5iEAQl1Y3XCk4FfvnNQjnkTW2lknBLznYpLOHBGNt&#10;R/6kIfeVCCHsYlRQe9/FUrqyJoNuYTviwH3b3qAPsK+k7nEM4aaVL1G0kgYbDg01drSrqbzkP0bB&#10;WB6Hc3F4l8enc2b5ml13+deHUo/zafsGwtPk7+J/d6bD/NUr/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TmxsMAAADcAAAADwAAAAAAAAAAAAAAAACYAgAAZHJzL2Rv&#10;d25yZXYueG1sUEsFBgAAAAAEAAQA9QAAAIgDAAAAAA==&#10;" filled="f" stroked="f">
                  <v:textbox>
                    <w:txbxContent>
                      <w:p w:rsidR="001E0B47" w:rsidRPr="001C3685" w:rsidRDefault="001E0B47" w:rsidP="006B4213">
                        <w:pPr>
                          <w:pStyle w:val="Tekstnormalny"/>
                          <w:spacing w:line="276" w:lineRule="auto"/>
                          <w:jc w:val="left"/>
                          <w:rPr>
                            <w:sz w:val="20"/>
                          </w:rPr>
                        </w:pPr>
                        <w:r>
                          <w:rPr>
                            <w:sz w:val="20"/>
                          </w:rPr>
                          <w:t>x</w:t>
                        </w:r>
                      </w:p>
                      <w:p w:rsidR="001E0B47" w:rsidRPr="005D4A8E" w:rsidRDefault="001E0B47" w:rsidP="006B4213">
                        <w:pPr>
                          <w:rPr>
                            <w:color w:val="808080" w:themeColor="background1" w:themeShade="80"/>
                          </w:rPr>
                        </w:pPr>
                      </w:p>
                    </w:txbxContent>
                  </v:textbox>
                </v:rect>
                <v:shape id="AutoShape 7076" o:spid="_x0000_s1312" type="#_x0000_t32" style="position:absolute;left:40741;top:11811;width:6;height:50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AutoShape 7077" o:spid="_x0000_s1313" type="#_x0000_t32" style="position:absolute;left:40741;top:16852;width:539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piqcMAAADcAAAADwAAAGRycy9kb3ducmV2LnhtbERPS2vCQBC+F/wPywjemo0epImuUgRF&#10;LD34INjbkJ0modnZsLtq7K93CwVv8/E9Z77sTSuu5HxjWcE4SUEQl1Y3XCk4HdevbyB8QNbYWiYF&#10;d/KwXAxe5phre+M9XQ+hEjGEfY4K6hC6XEpf1mTQJ7Yjjty3dQZDhK6S2uEthptWTtJ0Kg02HBtq&#10;7GhVU/lzuBgF54/sUtyLT9oV42z3hc743+NGqdGw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aYqnDAAAA3AAAAA8AAAAAAAAAAAAA&#10;AAAAoQIAAGRycy9kb3ducmV2LnhtbFBLBQYAAAAABAAEAPkAAACRAwAAAAA=&#10;">
                  <v:stroke endarrow="block"/>
                </v:shape>
                <v:rect id="Rectangle 7078" o:spid="_x0000_s1314" style="position:absolute;left:40176;top:10858;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Tob8YA&#10;AADcAAAADwAAAGRycy9kb3ducmV2LnhtbESPQWvCQBCF7wX/wzJCL0U39dBKdBURpKEI0th6HrLT&#10;JDQ7G7NrEv9951DobYb35r1v1tvRNaqnLtSeDTzPE1DEhbc1lwY+z4fZElSIyBYbz2TgTgG2m8nD&#10;GlPrB/6gPo+lkhAOKRqoYmxTrUNRkcMw9y2xaN++cxhl7UptOxwk3DV6kSQv2mHN0lBhS/uKip/8&#10;5gwMxam/nI9v+vR0yTxfs+s+/3o35nE67lagIo3x3/x3nVnBfxV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Tob8YAAADcAAAADwAAAAAAAAAAAAAAAACYAgAAZHJz&#10;L2Rvd25yZXYueG1sUEsFBgAAAAAEAAQA9QAAAIsDAAAAAA==&#10;" filled="f" stroked="f">
                  <v:textbox>
                    <w:txbxContent>
                      <w:p w:rsidR="001E0B47" w:rsidRPr="001C3685" w:rsidRDefault="001E0B47" w:rsidP="006B4213">
                        <w:pPr>
                          <w:pStyle w:val="Tekstnormalny"/>
                          <w:spacing w:line="276" w:lineRule="auto"/>
                          <w:jc w:val="left"/>
                          <w:rPr>
                            <w:sz w:val="20"/>
                          </w:rPr>
                        </w:pPr>
                        <w:r>
                          <w:rPr>
                            <w:sz w:val="20"/>
                          </w:rPr>
                          <w:t>y</w:t>
                        </w:r>
                      </w:p>
                      <w:p w:rsidR="001E0B47" w:rsidRPr="005D4A8E" w:rsidRDefault="001E0B47" w:rsidP="006B4213">
                        <w:pPr>
                          <w:rPr>
                            <w:color w:val="808080" w:themeColor="background1" w:themeShade="80"/>
                          </w:rPr>
                        </w:pPr>
                      </w:p>
                    </w:txbxContent>
                  </v:textbox>
                </v:rect>
                <v:shape id="AutoShape 7079" o:spid="_x0000_s1315" type="#_x0000_t32" style="position:absolute;left:43802;top:6153;width:3613;height:8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vZ9sEAAADcAAAADwAAAGRycy9kb3ducmV2LnhtbERPTYvCMBC9L/gfwgje1lQRlWoUEQrr&#10;QWRV1OPQjG2xmZQkW+u/NwsLe5vH+5zlujO1aMn5yrKC0TABQZxbXXGh4HzKPucgfEDWWFsmBS/y&#10;sF71PpaYavvkb2qPoRAxhH2KCsoQmlRKn5dk0A9tQxy5u3UGQ4SukNrhM4abWo6TZCoNVhwbSmxo&#10;W1L+OP4YBZdJ8srkIbe36a4d77O7m13PTqlBv9ssQATqwr/4z/2l4/zZCH6fiR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i9n2wQAAANwAAAAPAAAAAAAAAAAAAAAA&#10;AKECAABkcnMvZG93bnJldi54bWxQSwUGAAAAAAQABAD5AAAAjwMAAAAA&#10;">
                  <v:stroke dashstyle="longDashDot"/>
                </v:shape>
                <v:shape id="AutoShape 7081" o:spid="_x0000_s1316" type="#_x0000_t32" style="position:absolute;left:47047;top:2895;width:6;height:3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KOcIAAADcAAAADwAAAGRycy9kb3ducmV2LnhtbERPTYvCMBC9L/gfwgheljWth1W6RpGF&#10;hcWDoPbgcUjGtthMapKt9d8bYcHbPN7nLNeDbUVPPjSOFeTTDASxdqbhSkF5/PlYgAgR2WDrmBTc&#10;KcB6NXpbYmHcjffUH2IlUgiHAhXUMXaFlEHXZDFMXUecuLPzFmOCvpLG4y2F21bOsuxTWmw4NdTY&#10;0XdN+nL4swqabbkr+/dr9HqxzU8+D8dTq5WajIfNF4hIQ3yJ/92/Js2fz+D5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FKOcIAAADcAAAADwAAAAAAAAAAAAAA&#10;AAChAgAAZHJzL2Rvd25yZXYueG1sUEsFBgAAAAAEAAQA+QAAAJADAAAAAA==&#10;"/>
                <v:shape id="AutoShape 7082" o:spid="_x0000_s1317" type="#_x0000_t32" style="position:absolute;left:43795;top:3619;width:3614;height:8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Rr9cEAAADcAAAADwAAAGRycy9kb3ducmV2LnhtbERPTYvCMBC9L/gfwgje1lQXVLpGWQVh&#10;vRSqHvY4NGNTt5mUJGr995sFwds83ucs171txY18aBwrmIwzEMSV0w3XCk7H3fsCRIjIGlvHpOBB&#10;AdarwdsSc+3uXNLtEGuRQjjkqMDE2OVShsqQxTB2HXHizs5bjAn6WmqP9xRuWznNspm02HBqMNjR&#10;1lD1e7haBZtHSc4X/eRnXmwvxf5YBjkzSo2G/dcniEh9fImf7m+d5s8/4P+ZdIF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RGv1wQAAANwAAAAPAAAAAAAAAAAAAAAA&#10;AKECAABkcnMvZG93bnJldi54bWxQSwUGAAAAAAQABAD5AAAAjwMAAAAA&#10;" strokecolor="#7f7f7f [1612]">
                  <v:stroke dashstyle="longDashDot"/>
                </v:shape>
                <v:shape id="AutoShape 7083" o:spid="_x0000_s1318" type="#_x0000_t32" style="position:absolute;left:33299;top:3619;width:3613;height:8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6bsMAAADcAAAADwAAAGRycy9kb3ducmV2LnhtbERPTWvCQBC9F/oflil4azYNQUt0lVII&#10;tAeRamh7HLJjEszOht1tjP/eLQje5vE+Z7WZTC9Gcr6zrOAlSUEQ11Z33CioDuXzKwgfkDX2lknB&#10;hTxs1o8PKyy0PfMXjfvQiBjCvkAFbQhDIaWvWzLoEzsQR+5oncEQoWukdniO4aaXWZrOpcGOY0OL&#10;A723VJ/2f0bBd55eSrmr7e/8c8y25dEtfiqn1OxpeluCCDSFu/jm/tBx/iKH/2fiBX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8em7DAAAA3AAAAA8AAAAAAAAAAAAA&#10;AAAAoQIAAGRycy9kb3ducmV2LnhtbFBLBQYAAAAABAAEAPkAAACRAwAAAAA=&#10;">
                  <v:stroke dashstyle="longDashDot"/>
                </v:shape>
                <v:shape id="AutoShape 7084" o:spid="_x0000_s1319" type="#_x0000_t32" style="position:absolute;left:45605;top:3251;width: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shape id="AutoShape 7085" o:spid="_x0000_s1320" type="#_x0000_t32" style="position:absolute;left:47053;top:3251;width:36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rRcEAAADcAAAADwAAAGRycy9kb3ducmV2LnhtbERP32vCMBB+H+x/CDfwbU0d6EZnLK4w&#10;EF9EN9gej+Zsg82lNFlT/3sjCHu7j+/nrcrJdmKkwRvHCuZZDoK4dtpwo+D76/P5DYQPyBo7x6Tg&#10;Qh7K9ePDCgvtIh9oPIZGpBD2BSpoQ+gLKX3dkkWfuZ44cSc3WAwJDo3UA8YUbjv5kudLadFwamix&#10;p6ql+nz8swpM3Jux31bxY/fz63Ukc1k4o9Tsadq8gwg0hX/x3b3Vaf7r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DStFwQAAANwAAAAPAAAAAAAAAAAAAAAA&#10;AKECAABkcnMvZG93bnJldi54bWxQSwUGAAAAAAQABAD5AAAAjwMAAAAA&#10;">
                  <v:stroke endarrow="block"/>
                </v:shape>
                <v:shape id="AutoShape 7086" o:spid="_x0000_s1321" type="#_x0000_t32" style="position:absolute;left:45967;top:3251;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pysMAAADcAAAADwAAAGRycy9kb3ducmV2LnhtbERPTWsCMRC9C/6HMIIXqVkFa9kaZSsI&#10;KnjQtvfpZroJ3Uy2m6jrvzcFobd5vM9ZrDpXiwu1wXpWMBlnIIhLry1XCj7eN08vIEJE1lh7JgU3&#10;CrBa9nsLzLW/8pEup1iJFMIhRwUmxiaXMpSGHIaxb4gT9+1bhzHBtpK6xWsKd7WcZtmzdGg5NRhs&#10;aG2o/DmdnYLDbvJWfBm72x9/7WG2KepzNfpUajjoilcQkbr4L364tzrNn8/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HacrDAAAA3AAAAA8AAAAAAAAAAAAA&#10;AAAAoQIAAGRycy9kb3ducmV2LnhtbFBLBQYAAAAABAAEAPkAAACRAwAAAAA=&#10;"/>
                <v:rect id="Rectangle 7087" o:spid="_x0000_s1322" style="position:absolute;left:44157;top:361;width:3982;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kacYA&#10;AADcAAAADwAAAGRycy9kb3ducmV2LnhtbESPQWvCQBCF7wX/wzJCL0U39dBKdBURpKEI0th6HrLT&#10;JDQ7G7NrEv9951DobYb35r1v1tvRNaqnLtSeDTzPE1DEhbc1lwY+z4fZElSIyBYbz2TgTgG2m8nD&#10;GlPrB/6gPo+lkhAOKRqoYmxTrUNRkcMw9y2xaN++cxhl7UptOxwk3DV6kSQv2mHN0lBhS/uKip/8&#10;5gwMxam/nI9v+vR0yTxfs+s+/3o35nE67lagIo3x3/x3nVnBfxV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LkacYAAADcAAAADwAAAAAAAAAAAAAAAACYAgAAZHJz&#10;L2Rvd25yZXYueG1sUEsFBgAAAAAEAAQA9QAAAIsDAAAAAA==&#10;" filled="f" stroked="f">
                  <v:textbox>
                    <w:txbxContent>
                      <w:p w:rsidR="001E0B47" w:rsidRPr="005D4A8E" w:rsidRDefault="001E0B47" w:rsidP="006B4213">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ΔOś</m:t>
                                </m:r>
                              </m:e>
                              <m:sub>
                                <m:r>
                                  <m:rPr>
                                    <m:sty m:val="p"/>
                                  </m:rPr>
                                  <w:rPr>
                                    <w:rFonts w:ascii="Cambria Math" w:hAnsi="Cambria Math"/>
                                    <w:sz w:val="20"/>
                                  </w:rPr>
                                  <m:t>x</m:t>
                                </m:r>
                              </m:sub>
                            </m:sSub>
                          </m:oMath>
                        </m:oMathPara>
                      </w:p>
                      <w:p w:rsidR="001E0B47" w:rsidRPr="00F36741" w:rsidRDefault="001E0B47" w:rsidP="006B4213">
                        <w:pPr>
                          <w:pStyle w:val="Tekstnormalny"/>
                          <w:spacing w:line="276" w:lineRule="auto"/>
                          <w:jc w:val="left"/>
                          <w:rPr>
                            <w:sz w:val="20"/>
                            <w:vertAlign w:val="subscript"/>
                          </w:rPr>
                        </w:pPr>
                      </w:p>
                      <w:p w:rsidR="001E0B47" w:rsidRPr="005D4A8E" w:rsidRDefault="001E0B47" w:rsidP="006B4213">
                        <w:pPr>
                          <w:rPr>
                            <w:color w:val="808080" w:themeColor="background1" w:themeShade="80"/>
                          </w:rPr>
                        </w:pPr>
                      </w:p>
                    </w:txbxContent>
                  </v:textbox>
                </v:rect>
                <v:rect id="Rectangle 7088" o:spid="_x0000_s1323" style="position:absolute;left:1085;top:361;width:325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5B8sMA&#10;AADcAAAADwAAAGRycy9kb3ducmV2LnhtbERPTWvCQBC9F/wPywheRDd6aDV1FRHEIAUxWs9DdpqE&#10;Zmdjdk3Sf98tCL3N433OatObSrTUuNKygtk0AkGcWV1yruB62U8WIJxH1lhZJgU/5GCzHrysMNa2&#10;4zO1qc9FCGEXo4LC+zqW0mUFGXRTWxMH7ss2Bn2ATS51g10IN5WcR9GrNFhyaCiwpl1B2Xf6MAq6&#10;7NTeLh8HeRrfEsv35L5LP49KjYb99h2Ep97/i5/uRIf5b0v4eyZ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05B8sMAAADcAAAADwAAAAAAAAAAAAAAAACYAgAAZHJzL2Rv&#10;d25yZXYueG1sUEsFBgAAAAAEAAQA9QAAAIgDAAAAAA==&#10;" filled="f" stroked="f">
                  <v:textbox>
                    <w:txbxContent>
                      <w:p w:rsidR="001E0B47" w:rsidRPr="001C3685" w:rsidRDefault="001E0B47" w:rsidP="006B4213">
                        <w:pPr>
                          <w:pStyle w:val="Tekstnormalny"/>
                          <w:spacing w:line="276" w:lineRule="auto"/>
                          <w:jc w:val="left"/>
                          <w:rPr>
                            <w:sz w:val="20"/>
                          </w:rPr>
                        </w:pPr>
                        <w:r>
                          <w:rPr>
                            <w:sz w:val="20"/>
                          </w:rPr>
                          <w:t>a)</w:t>
                        </w:r>
                      </w:p>
                      <w:p w:rsidR="001E0B47" w:rsidRPr="005D4A8E" w:rsidRDefault="001E0B47" w:rsidP="006B4213">
                        <w:pPr>
                          <w:rPr>
                            <w:color w:val="808080" w:themeColor="background1" w:themeShade="80"/>
                          </w:rPr>
                        </w:pPr>
                      </w:p>
                    </w:txbxContent>
                  </v:textbox>
                </v:rect>
                <v:rect id="Rectangle 7089" o:spid="_x0000_s1324" style="position:absolute;left:27508;top:361;width:3257;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GYSMUA&#10;AADcAAAADwAAAGRycy9kb3ducmV2LnhtbESPQWvCQBCF7wX/wzJCL6Vu9FAkdRURxCAFabSeh+w0&#10;CWZnY3ZN0n/fORR6m+G9ee+b1WZ0jeqpC7VnA/NZAoq48Lbm0sDlvH9dggoR2WLjmQz8UIDNevK0&#10;wtT6gT+pz2OpJIRDigaqGNtU61BU5DDMfEss2rfvHEZZu1LbDgcJd41eJMmbdlizNFTY0q6i4pY/&#10;nIGhOPXX88dBn16umed7dt/lX0djnqfj9h1UpDH+m/+uMyv4S8GX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ZhIxQAAANwAAAAPAAAAAAAAAAAAAAAAAJgCAABkcnMv&#10;ZG93bnJldi54bWxQSwUGAAAAAAQABAD1AAAAigMAAAAA&#10;" filled="f" stroked="f">
                  <v:textbox>
                    <w:txbxContent>
                      <w:p w:rsidR="001E0B47" w:rsidRPr="001C3685" w:rsidRDefault="001E0B47" w:rsidP="006B4213">
                        <w:pPr>
                          <w:pStyle w:val="Tekstnormalny"/>
                          <w:spacing w:line="276" w:lineRule="auto"/>
                          <w:jc w:val="left"/>
                          <w:rPr>
                            <w:sz w:val="20"/>
                          </w:rPr>
                        </w:pPr>
                        <w:r>
                          <w:rPr>
                            <w:sz w:val="20"/>
                          </w:rPr>
                          <w:t>b)</w:t>
                        </w:r>
                      </w:p>
                      <w:p w:rsidR="001E0B47" w:rsidRPr="005D4A8E" w:rsidRDefault="001E0B47" w:rsidP="006B4213">
                        <w:pPr>
                          <w:rPr>
                            <w:color w:val="808080" w:themeColor="background1" w:themeShade="80"/>
                          </w:rPr>
                        </w:pPr>
                      </w:p>
                    </w:txbxContent>
                  </v:textbox>
                </v:rect>
                <v:shape id="AutoShape 7393" o:spid="_x0000_s1325" type="#_x0000_t32" style="position:absolute;left:45961;top:2895;width:6;height:3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akacIAAADcAAAADwAAAGRycy9kb3ducmV2LnhtbERPPWvDMBDdA/kP4gpZQiM7QzFuZBMK&#10;gZIh0MRDxkO62qbWyZFUx/n3VaHQ7R7v83b1bAcxkQ+9YwX5JgNBrJ3puVXQXA7PBYgQkQ0OjknB&#10;gwLU1XKxw9K4O3/QdI6tSCEcSlTQxTiWUgbdkcWwcSNx4j6dtxgT9K00Hu8p3A5ym2Uv0mLPqaHD&#10;kd460l/nb6ugPzanZlrfotfFMb/6PFyug1Zq9TTvX0FEmuO/+M/9btL8IoffZ9IF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akacIAAADcAAAADwAAAAAAAAAAAAAA&#10;AAChAgAAZHJzL2Rvd25yZXYueG1sUEsFBgAAAAAEAAQA+QAAAJADAAAAAA==&#10;"/>
                <v:rect id="Rectangle 7400" o:spid="_x0000_s1326" style="position:absolute;left:6877;top:2895;width:11220;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pMMA&#10;AADcAAAADwAAAGRycy9kb3ducmV2LnhtbERPTWuDQBC9F/IflgnkUpq1OZRgsglFCJFQCNXE8+BO&#10;VerOqrtV+++7hUJv83ifsz/OphUjDa6xrOB5HYEgLq1uuFJwy09PWxDOI2tsLZOCb3JwPCwe9hhr&#10;O/E7jZmvRAhhF6OC2vsultKVNRl0a9sRB+7DDgZ9gEMl9YBTCDet3ETRizTYcGiosaOkpvIz+zIK&#10;pvI6FvnbWV4fi9Ryn/ZJdr8otVrOrzsQnmb/L/5zpzrM327g95lw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pMMAAADcAAAADwAAAAAAAAAAAAAAAACYAgAAZHJzL2Rv&#10;d25yZXYueG1sUEsFBgAAAAAEAAQA9QAAAIgDAAAAAA==&#10;" filled="f" stroked="f">
                  <v:textbox>
                    <w:txbxContent>
                      <w:p w:rsidR="001E0B47" w:rsidRDefault="001E0B47" w:rsidP="006B4213">
                        <w:r>
                          <w:rPr>
                            <w:rFonts w:ascii="Times New Roman" w:hAnsi="Times New Roman" w:cs="Times New Roman"/>
                            <w:sz w:val="20"/>
                          </w:rPr>
                          <w:t>Część znajdująca się na osi obrotu</w:t>
                        </w:r>
                      </w:p>
                      <w:p w:rsidR="001E0B47" w:rsidRDefault="001E0B47" w:rsidP="006B4213">
                        <w:r>
                          <w:rPr>
                            <w:rFonts w:ascii="Times New Roman" w:hAnsi="Times New Roman" w:cs="Times New Roman"/>
                            <w:sz w:val="20"/>
                          </w:rPr>
                          <w:t xml:space="preserve"> </w:t>
                        </w:r>
                      </w:p>
                      <w:p w:rsidR="001E0B47" w:rsidRPr="005F25AA" w:rsidRDefault="001E0B47" w:rsidP="006B4213">
                        <w:pPr>
                          <w:pStyle w:val="Tekstnormalny"/>
                          <w:spacing w:line="276" w:lineRule="auto"/>
                          <w:jc w:val="left"/>
                          <w:rPr>
                            <w:sz w:val="20"/>
                          </w:rPr>
                        </w:pPr>
                      </w:p>
                      <w:p w:rsidR="001E0B47" w:rsidRDefault="001E0B47" w:rsidP="006B4213"/>
                    </w:txbxContent>
                  </v:textbox>
                </v:rect>
                <v:rect id="Rectangle 7401" o:spid="_x0000_s1327" style="position:absolute;left:17735;top:9410;width:13754;height:6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GP8MA&#10;AADcAAAADwAAAGRycy9kb3ducmV2LnhtbERPTWvCQBC9C/0PyxS8SN1YQULqKkUoBhHE2HoestMk&#10;NDsbs9sk/ntXELzN433Ocj2YWnTUusqygtk0AkGcW11xoeD79PUWg3AeWWNtmRRcycF69TJaYqJt&#10;z0fqMl+IEMIuQQWl900ipctLMuimtiEO3K9tDfoA20LqFvsQbmr5HkULabDi0FBiQ5uS8r/s3yjo&#10;80N3Pu238jA5p5Yv6WWT/eyUGr8Onx8gPA3+KX64Ux3mx3O4PxMu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MGP8MAAADcAAAADwAAAAAAAAAAAAAAAACYAgAAZHJzL2Rv&#10;d25yZXYueG1sUEsFBgAAAAAEAAQA9QAAAIgDAAAAAA==&#10;" filled="f" stroked="f">
                  <v:textbox>
                    <w:txbxContent>
                      <w:p w:rsidR="001E0B47" w:rsidRDefault="001E0B47" w:rsidP="006B4213">
                        <w:r>
                          <w:rPr>
                            <w:rFonts w:ascii="Times New Roman" w:hAnsi="Times New Roman" w:cs="Times New Roman"/>
                            <w:sz w:val="20"/>
                          </w:rPr>
                          <w:t>Przesunięcie osi obrotu w nominalnym kierunku y</w:t>
                        </w:r>
                      </w:p>
                      <w:p w:rsidR="001E0B47" w:rsidRDefault="001E0B47" w:rsidP="006B4213">
                        <w:r>
                          <w:rPr>
                            <w:rFonts w:ascii="Times New Roman" w:hAnsi="Times New Roman" w:cs="Times New Roman"/>
                            <w:sz w:val="20"/>
                          </w:rPr>
                          <w:t xml:space="preserve"> </w:t>
                        </w:r>
                      </w:p>
                      <w:p w:rsidR="001E0B47" w:rsidRPr="005F25AA" w:rsidRDefault="001E0B47" w:rsidP="006B4213">
                        <w:pPr>
                          <w:pStyle w:val="Tekstnormalny"/>
                          <w:spacing w:line="276" w:lineRule="auto"/>
                          <w:jc w:val="left"/>
                          <w:rPr>
                            <w:sz w:val="20"/>
                          </w:rPr>
                        </w:pPr>
                      </w:p>
                      <w:p w:rsidR="001E0B47" w:rsidRDefault="001E0B47" w:rsidP="006B4213"/>
                    </w:txbxContent>
                  </v:textbox>
                </v:rect>
                <w10:anchorlock/>
              </v:group>
            </w:pict>
          </mc:Fallback>
        </mc:AlternateContent>
      </w:r>
    </w:p>
    <w:p w:rsidR="009A7716" w:rsidRDefault="009A7716" w:rsidP="009A7716">
      <w:pPr>
        <w:pStyle w:val="Legenda"/>
      </w:pPr>
      <w:r>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Rysunek \* ARABIC \s 1 </w:instrText>
      </w:r>
      <w:r w:rsidR="001E0B47">
        <w:fldChar w:fldCharType="separate"/>
      </w:r>
      <w:r w:rsidR="009F0CB6">
        <w:rPr>
          <w:noProof/>
        </w:rPr>
        <w:t>68</w:t>
      </w:r>
      <w:r w:rsidR="001E0B47">
        <w:rPr>
          <w:noProof/>
        </w:rPr>
        <w:fldChar w:fldCharType="end"/>
      </w:r>
      <w:r>
        <w:t>– Przesunięcie osi wzdłuż nominalnego kierunku w przypadku a) osi idealnej</w:t>
      </w:r>
      <w:r w:rsidR="009875D4">
        <w:t>, które nie wprowadza błędów</w:t>
      </w:r>
      <w:r>
        <w:t xml:space="preserve"> </w:t>
      </w:r>
      <w:r w:rsidR="009875D4">
        <w:t xml:space="preserve">pozycjonowania części na osi </w:t>
      </w:r>
      <w:r>
        <w:t>i b) osi obarczonej błędem kątowym</w:t>
      </w:r>
      <w:r w:rsidR="009875D4">
        <w:t>, które wprowadza poprzeczny błąd pozycjonowania części na osi</w:t>
      </w:r>
      <w:r>
        <w:t>.</w:t>
      </w:r>
    </w:p>
    <w:p w:rsidR="00651134" w:rsidRDefault="00BF4211" w:rsidP="00625B77">
      <w:pPr>
        <w:pStyle w:val="Tekstnormalny"/>
        <w:spacing w:after="0"/>
      </w:pPr>
      <w:r>
        <w:t>W</w:t>
      </w:r>
      <w:r w:rsidR="00E0071B">
        <w:t xml:space="preserve"> przypadku błędów kątowych osi, niektóre z nich mogą być zredukowane poprzez rotację członów poprzedzających</w:t>
      </w:r>
      <w:r w:rsidR="00D6739C">
        <w:t xml:space="preserve"> w ramach kalibracji urządzenia</w:t>
      </w:r>
      <w:r w:rsidR="00E0071B">
        <w:t>.</w:t>
      </w:r>
      <w:r w:rsidR="001F7B69">
        <w:t xml:space="preserve"> Oś rotacji </w:t>
      </w:r>
      <w:proofErr w:type="spellStart"/>
      <w:r w:rsidR="001F7B69">
        <w:t>przywodzenia</w:t>
      </w:r>
      <w:proofErr w:type="spellEnd"/>
      <w:r w:rsidR="001F7B69">
        <w:t xml:space="preserve">/odwodzenia </w:t>
      </w:r>
      <w:proofErr w:type="spellStart"/>
      <w:r w:rsidR="001F7B69">
        <w:t>ortezy</w:t>
      </w:r>
      <w:proofErr w:type="spellEnd"/>
      <w:r w:rsidR="001F7B69">
        <w:t xml:space="preserve"> pomiarowej Y jest pierwszą w łańcuchu i nie ma możliwości zmiany jej orientacji. Oś rotacji biodrowej wewnętrznej/zewnętrznej Z może być rotowana wokół osi </w:t>
      </w:r>
      <w:r w:rsidR="005619C0">
        <w:t xml:space="preserve">Y o kąt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ort</m:t>
            </m:r>
          </m:sub>
        </m:sSub>
      </m:oMath>
      <w:r w:rsidR="001F7B69">
        <w:t xml:space="preserve">. Oś </w:t>
      </w:r>
      <w:r w:rsidR="005619C0">
        <w:t>Y</w:t>
      </w:r>
      <w:r w:rsidR="001F7B69">
        <w:t xml:space="preserve"> urządzenia może być</w:t>
      </w:r>
      <w:r w:rsidR="001F7B69" w:rsidRPr="001F7B69">
        <w:t xml:space="preserve"> </w:t>
      </w:r>
      <w:r w:rsidR="001F7B69">
        <w:t>obarczona błędem kątowym</w:t>
      </w:r>
      <w:r w:rsidR="005619C0">
        <w:t xml:space="preserve"> orientacji</w:t>
      </w:r>
      <w:r w:rsidR="001F7B69">
        <w:t xml:space="preserve">, przez co nie będzie to rotacja doskonale zgodna z rotacją wokół osi </w:t>
      </w:r>
      <w:r w:rsidR="005619C0">
        <w:t>y</w:t>
      </w:r>
      <w:r w:rsidR="001F7B69">
        <w:t xml:space="preserve"> bazowego układu odniesienia.</w:t>
      </w:r>
      <w:r w:rsidR="00F508CB">
        <w:t xml:space="preserve"> Pomimo tego jeden z kątów orientacj</w:t>
      </w:r>
      <w:r w:rsidR="00D6739C">
        <w:t>i osi Z może być zredukowany</w:t>
      </w:r>
      <w:r w:rsidR="00F508CB">
        <w:t xml:space="preserve">. Należy jednak wziąć pod uwagę, że o taki sam kąt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ort</m:t>
            </m:r>
          </m:sub>
        </m:sSub>
      </m:oMath>
      <w:r w:rsidR="00F508CB">
        <w:t xml:space="preserve"> zrotowana zostanie także oś prostowania/zginania ortezy pomiarowej X</w:t>
      </w:r>
      <w:r w:rsidR="00A564D1">
        <w:t xml:space="preserve">, znajdująca się dalej w łańcuchu kinematycznym. </w:t>
      </w:r>
      <w:r w:rsidR="002B5693">
        <w:t xml:space="preserve">Kiedy </w:t>
      </w:r>
      <w:r w:rsidR="00A564D1">
        <w:t xml:space="preserve">zredukowany zostanie błąd obrotu osi Z, to oś </w:t>
      </w:r>
      <w:r w:rsidR="005619C0">
        <w:t>X</w:t>
      </w:r>
      <w:r w:rsidR="00A564D1">
        <w:t xml:space="preserve"> będzie</w:t>
      </w:r>
      <w:r w:rsidR="002B5693">
        <w:t xml:space="preserve"> nadal</w:t>
      </w:r>
      <w:r w:rsidR="00A564D1">
        <w:t xml:space="preserve"> obarczona błędem orientacji względem osi Z. To </w:t>
      </w:r>
      <w:r w:rsidR="002B5693">
        <w:t xml:space="preserve">jednak i tak </w:t>
      </w:r>
      <w:r w:rsidR="00A564D1">
        <w:t xml:space="preserve">korzystniejsza sytuacja, niż gdyby oś X była obarczona błędem wynikającym z długości całego łańcucha kinematycznego, a nie tylko jego odcinka rozpoczynającego się na osi </w:t>
      </w:r>
      <w:r w:rsidR="002B5693">
        <w:t>Z</w:t>
      </w:r>
      <w:r w:rsidR="00A564D1">
        <w:t>.</w:t>
      </w:r>
      <w:r w:rsidR="00A953F2">
        <w:t xml:space="preserve"> </w:t>
      </w:r>
      <w:r w:rsidR="00E44F57">
        <w:t>Podobnie b</w:t>
      </w:r>
      <w:r w:rsidR="00A953F2">
        <w:t xml:space="preserve">łąd jednego kąta orientacji osi X może zostać poprawiony </w:t>
      </w:r>
      <w:r w:rsidR="00E44F57">
        <w:t xml:space="preserve">poprzez wprowadzenie </w:t>
      </w:r>
      <w:r w:rsidR="00A953F2">
        <w:t>obrot</w:t>
      </w:r>
      <w:r w:rsidR="00E44F57">
        <w:t>u</w:t>
      </w:r>
      <w:r w:rsidR="00A953F2">
        <w:t xml:space="preserve"> </w:t>
      </w:r>
      <w:r w:rsidR="005619C0">
        <w:t xml:space="preserve">o kąt </w:t>
      </w:r>
      <m:oMath>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ort</m:t>
            </m:r>
          </m:sub>
        </m:sSub>
      </m:oMath>
      <w:r w:rsidR="005619C0">
        <w:t xml:space="preserve"> </w:t>
      </w:r>
      <w:r w:rsidR="00A953F2">
        <w:t>wokół osi Z</w:t>
      </w:r>
      <w:r w:rsidR="00651134">
        <w:t xml:space="preserve">. Poprawki kątowe orientacji osi Z oraz X </w:t>
      </w:r>
      <w:r w:rsidR="00D6739C">
        <w:t>są wprowadzane</w:t>
      </w:r>
      <w:r w:rsidR="00651134">
        <w:t xml:space="preserve"> podczas kalibracji </w:t>
      </w:r>
      <w:proofErr w:type="spellStart"/>
      <w:r w:rsidR="00651134">
        <w:t>ortezy</w:t>
      </w:r>
      <w:proofErr w:type="spellEnd"/>
      <w:r w:rsidR="00651134">
        <w:t xml:space="preserve"> pomiarowej.</w:t>
      </w:r>
    </w:p>
    <w:p w:rsidR="00E44F57" w:rsidRDefault="00C24B64" w:rsidP="00E44F57">
      <w:pPr>
        <w:pStyle w:val="Legenda"/>
      </w:pPr>
      <w:r>
        <w:rPr>
          <w:noProof/>
          <w:lang w:eastAsia="pl-PL"/>
        </w:rPr>
        <w:lastRenderedPageBreak/>
        <mc:AlternateContent>
          <mc:Choice Requires="wpc">
            <w:drawing>
              <wp:inline distT="0" distB="0" distL="0" distR="0">
                <wp:extent cx="5760720" cy="3004185"/>
                <wp:effectExtent l="0" t="0" r="1905" b="0"/>
                <wp:docPr id="7165" name="Kanwa 7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51" name="Picture 71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93358">
                            <a:off x="2983865" y="144780"/>
                            <a:ext cx="2372995" cy="26422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71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21343808">
                            <a:off x="160655" y="253365"/>
                            <a:ext cx="2372995" cy="2642235"/>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7196"/>
                        <wps:cNvCnPr>
                          <a:cxnSpLocks noChangeShapeType="1"/>
                        </wps:cNvCnPr>
                        <wps:spPr bwMode="auto">
                          <a:xfrm flipV="1">
                            <a:off x="253365" y="1412240"/>
                            <a:ext cx="1397000" cy="107950"/>
                          </a:xfrm>
                          <a:prstGeom prst="straightConnector1">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4" name="AutoShape 7198"/>
                        <wps:cNvCnPr>
                          <a:cxnSpLocks noChangeShapeType="1"/>
                        </wps:cNvCnPr>
                        <wps:spPr bwMode="auto">
                          <a:xfrm flipH="1" flipV="1">
                            <a:off x="2117725" y="227965"/>
                            <a:ext cx="90170" cy="616585"/>
                          </a:xfrm>
                          <a:prstGeom prst="straightConnector1">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wps:wsp>
                        <wps:cNvPr id="55" name="AutoShape 7200"/>
                        <wps:cNvCnPr>
                          <a:cxnSpLocks noChangeShapeType="1"/>
                        </wps:cNvCnPr>
                        <wps:spPr bwMode="auto">
                          <a:xfrm>
                            <a:off x="3120390" y="1266825"/>
                            <a:ext cx="1367790" cy="60960"/>
                          </a:xfrm>
                          <a:prstGeom prst="straightConnector1">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56" name="AutoShape 7201"/>
                        <wps:cNvCnPr>
                          <a:cxnSpLocks noChangeShapeType="1"/>
                        </wps:cNvCnPr>
                        <wps:spPr bwMode="auto">
                          <a:xfrm flipH="1" flipV="1">
                            <a:off x="5103495" y="217170"/>
                            <a:ext cx="635" cy="616585"/>
                          </a:xfrm>
                          <a:prstGeom prst="straightConnector1">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wps:wsp>
                        <wps:cNvPr id="57" name="Arc 7202"/>
                        <wps:cNvSpPr>
                          <a:spLocks/>
                        </wps:cNvSpPr>
                        <wps:spPr bwMode="auto">
                          <a:xfrm>
                            <a:off x="1884045" y="1297940"/>
                            <a:ext cx="360045" cy="367030"/>
                          </a:xfrm>
                          <a:custGeom>
                            <a:avLst/>
                            <a:gdLst>
                              <a:gd name="G0" fmla="+- 21600 0 0"/>
                              <a:gd name="G1" fmla="+- 4309 0 0"/>
                              <a:gd name="G2" fmla="+- 21600 0 0"/>
                              <a:gd name="T0" fmla="*/ 9264 w 21600"/>
                              <a:gd name="T1" fmla="*/ 22040 h 22040"/>
                              <a:gd name="T2" fmla="*/ 434 w 21600"/>
                              <a:gd name="T3" fmla="*/ 0 h 22040"/>
                              <a:gd name="T4" fmla="*/ 21600 w 21600"/>
                              <a:gd name="T5" fmla="*/ 4309 h 22040"/>
                            </a:gdLst>
                            <a:ahLst/>
                            <a:cxnLst>
                              <a:cxn ang="0">
                                <a:pos x="T0" y="T1"/>
                              </a:cxn>
                              <a:cxn ang="0">
                                <a:pos x="T2" y="T3"/>
                              </a:cxn>
                              <a:cxn ang="0">
                                <a:pos x="T4" y="T5"/>
                              </a:cxn>
                            </a:cxnLst>
                            <a:rect l="0" t="0" r="r" b="b"/>
                            <a:pathLst>
                              <a:path w="21600" h="22040" fill="none" extrusionOk="0">
                                <a:moveTo>
                                  <a:pt x="9264" y="22039"/>
                                </a:moveTo>
                                <a:cubicBezTo>
                                  <a:pt x="3460" y="18002"/>
                                  <a:pt x="0" y="11379"/>
                                  <a:pt x="0" y="4309"/>
                                </a:cubicBezTo>
                                <a:cubicBezTo>
                                  <a:pt x="-1" y="2861"/>
                                  <a:pt x="145" y="1418"/>
                                  <a:pt x="434" y="0"/>
                                </a:cubicBezTo>
                              </a:path>
                              <a:path w="21600" h="22040" stroke="0" extrusionOk="0">
                                <a:moveTo>
                                  <a:pt x="9264" y="22039"/>
                                </a:moveTo>
                                <a:cubicBezTo>
                                  <a:pt x="3460" y="18002"/>
                                  <a:pt x="0" y="11379"/>
                                  <a:pt x="0" y="4309"/>
                                </a:cubicBezTo>
                                <a:cubicBezTo>
                                  <a:pt x="-1" y="2861"/>
                                  <a:pt x="145" y="1418"/>
                                  <a:pt x="434" y="0"/>
                                </a:cubicBezTo>
                                <a:lnTo>
                                  <a:pt x="21600" y="4309"/>
                                </a:lnTo>
                                <a:close/>
                              </a:path>
                            </a:pathLst>
                          </a:custGeom>
                          <a:noFill/>
                          <a:ln w="12700">
                            <a:solidFill>
                              <a:srgbClr val="00B05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7203"/>
                        <wps:cNvSpPr>
                          <a:spLocks noChangeArrowheads="1"/>
                        </wps:cNvSpPr>
                        <wps:spPr bwMode="auto">
                          <a:xfrm>
                            <a:off x="2642235" y="113792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9152C7">
                              <w:pPr>
                                <w:pStyle w:val="Tekstnormalny"/>
                                <w:spacing w:line="276" w:lineRule="auto"/>
                                <w:jc w:val="left"/>
                                <w:rPr>
                                  <w:sz w:val="20"/>
                                </w:rPr>
                              </w:pPr>
                              <w:r>
                                <w:rPr>
                                  <w:sz w:val="20"/>
                                </w:rPr>
                                <w:t>x</w:t>
                              </w:r>
                            </w:p>
                            <w:p w:rsidR="001E0B47" w:rsidRPr="005D4A8E" w:rsidRDefault="001E0B47" w:rsidP="009152C7">
                              <w:pPr>
                                <w:rPr>
                                  <w:color w:val="808080" w:themeColor="background1" w:themeShade="80"/>
                                </w:rPr>
                              </w:pPr>
                            </w:p>
                          </w:txbxContent>
                        </wps:txbx>
                        <wps:bodyPr rot="0" vert="horz" wrap="square" lIns="91440" tIns="45720" rIns="91440" bIns="45720" anchor="t" anchorCtr="0" upright="1">
                          <a:noAutofit/>
                        </wps:bodyPr>
                      </wps:wsp>
                      <wps:wsp>
                        <wps:cNvPr id="59" name="AutoShape 7204"/>
                        <wps:cNvCnPr>
                          <a:cxnSpLocks noChangeShapeType="1"/>
                        </wps:cNvCnPr>
                        <wps:spPr bwMode="auto">
                          <a:xfrm flipV="1">
                            <a:off x="2264410" y="855345"/>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7205"/>
                        <wps:cNvCnPr>
                          <a:cxnSpLocks noChangeShapeType="1"/>
                        </wps:cNvCnPr>
                        <wps:spPr bwMode="auto">
                          <a:xfrm>
                            <a:off x="2264410" y="1359535"/>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Rectangle 7206"/>
                        <wps:cNvSpPr>
                          <a:spLocks noChangeArrowheads="1"/>
                        </wps:cNvSpPr>
                        <wps:spPr bwMode="auto">
                          <a:xfrm>
                            <a:off x="2223770" y="76009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9152C7">
                              <w:pPr>
                                <w:pStyle w:val="Tekstnormalny"/>
                                <w:spacing w:line="276" w:lineRule="auto"/>
                                <w:jc w:val="left"/>
                                <w:rPr>
                                  <w:sz w:val="20"/>
                                </w:rPr>
                              </w:pPr>
                              <w:r>
                                <w:rPr>
                                  <w:sz w:val="20"/>
                                </w:rPr>
                                <w:t>z</w:t>
                              </w:r>
                            </w:p>
                            <w:p w:rsidR="001E0B47" w:rsidRPr="005D4A8E" w:rsidRDefault="001E0B47" w:rsidP="009152C7">
                              <w:pPr>
                                <w:rPr>
                                  <w:color w:val="808080" w:themeColor="background1" w:themeShade="80"/>
                                </w:rPr>
                              </w:pPr>
                            </w:p>
                          </w:txbxContent>
                        </wps:txbx>
                        <wps:bodyPr rot="0" vert="horz" wrap="square" lIns="91440" tIns="45720" rIns="91440" bIns="45720" anchor="t" anchorCtr="0" upright="1">
                          <a:noAutofit/>
                        </wps:bodyPr>
                      </wps:wsp>
                      <wps:wsp>
                        <wps:cNvPr id="62" name="Rectangle 7208"/>
                        <wps:cNvSpPr>
                          <a:spLocks noChangeArrowheads="1"/>
                        </wps:cNvSpPr>
                        <wps:spPr bwMode="auto">
                          <a:xfrm>
                            <a:off x="5481320" y="1153795"/>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9152C7">
                              <w:pPr>
                                <w:pStyle w:val="Tekstnormalny"/>
                                <w:spacing w:line="276" w:lineRule="auto"/>
                                <w:jc w:val="left"/>
                                <w:rPr>
                                  <w:sz w:val="20"/>
                                </w:rPr>
                              </w:pPr>
                              <w:r>
                                <w:rPr>
                                  <w:sz w:val="20"/>
                                </w:rPr>
                                <w:t>x</w:t>
                              </w:r>
                            </w:p>
                            <w:p w:rsidR="001E0B47" w:rsidRPr="005D4A8E" w:rsidRDefault="001E0B47" w:rsidP="009152C7">
                              <w:pPr>
                                <w:rPr>
                                  <w:color w:val="808080" w:themeColor="background1" w:themeShade="80"/>
                                </w:rPr>
                              </w:pPr>
                            </w:p>
                          </w:txbxContent>
                        </wps:txbx>
                        <wps:bodyPr rot="0" vert="horz" wrap="square" lIns="91440" tIns="45720" rIns="91440" bIns="45720" anchor="t" anchorCtr="0" upright="1">
                          <a:noAutofit/>
                        </wps:bodyPr>
                      </wps:wsp>
                      <wps:wsp>
                        <wps:cNvPr id="63" name="AutoShape 7209"/>
                        <wps:cNvCnPr>
                          <a:cxnSpLocks noChangeShapeType="1"/>
                        </wps:cNvCnPr>
                        <wps:spPr bwMode="auto">
                          <a:xfrm flipV="1">
                            <a:off x="5103495" y="871220"/>
                            <a:ext cx="635"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7210"/>
                        <wps:cNvCnPr>
                          <a:cxnSpLocks noChangeShapeType="1"/>
                        </wps:cNvCnPr>
                        <wps:spPr bwMode="auto">
                          <a:xfrm>
                            <a:off x="5103495" y="137541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Rectangle 7211"/>
                        <wps:cNvSpPr>
                          <a:spLocks noChangeArrowheads="1"/>
                        </wps:cNvSpPr>
                        <wps:spPr bwMode="auto">
                          <a:xfrm>
                            <a:off x="5083175" y="775970"/>
                            <a:ext cx="2374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1C3685" w:rsidRDefault="001E0B47" w:rsidP="009152C7">
                              <w:pPr>
                                <w:pStyle w:val="Tekstnormalny"/>
                                <w:spacing w:line="276" w:lineRule="auto"/>
                                <w:jc w:val="left"/>
                                <w:rPr>
                                  <w:sz w:val="20"/>
                                </w:rPr>
                              </w:pPr>
                              <w:r>
                                <w:rPr>
                                  <w:sz w:val="20"/>
                                </w:rPr>
                                <w:t>z</w:t>
                              </w:r>
                            </w:p>
                            <w:p w:rsidR="001E0B47" w:rsidRPr="005D4A8E" w:rsidRDefault="001E0B47" w:rsidP="009152C7">
                              <w:pPr>
                                <w:rPr>
                                  <w:color w:val="808080" w:themeColor="background1" w:themeShade="80"/>
                                </w:rPr>
                              </w:pPr>
                            </w:p>
                          </w:txbxContent>
                        </wps:txbx>
                        <wps:bodyPr rot="0" vert="horz" wrap="square" lIns="91440" tIns="45720" rIns="91440" bIns="45720" anchor="t" anchorCtr="0" upright="1">
                          <a:noAutofit/>
                        </wps:bodyPr>
                      </wps:wsp>
                      <wps:wsp>
                        <wps:cNvPr id="130" name="Rectangle 7212"/>
                        <wps:cNvSpPr>
                          <a:spLocks noChangeArrowheads="1"/>
                        </wps:cNvSpPr>
                        <wps:spPr bwMode="auto">
                          <a:xfrm>
                            <a:off x="1990725" y="1556385"/>
                            <a:ext cx="39814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9152C7">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α</m:t>
                                      </m:r>
                                    </m:e>
                                    <m:sub>
                                      <m:r>
                                        <m:rPr>
                                          <m:sty m:val="p"/>
                                        </m:rPr>
                                        <w:rPr>
                                          <w:rFonts w:ascii="Cambria Math" w:hAnsi="Cambria Math"/>
                                          <w:sz w:val="20"/>
                                        </w:rPr>
                                        <m:t>ort</m:t>
                                      </m:r>
                                    </m:sub>
                                  </m:sSub>
                                </m:oMath>
                              </m:oMathPara>
                            </w:p>
                            <w:p w:rsidR="001E0B47" w:rsidRPr="00F36741" w:rsidRDefault="001E0B47" w:rsidP="009152C7">
                              <w:pPr>
                                <w:pStyle w:val="Tekstnormalny"/>
                                <w:spacing w:line="276" w:lineRule="auto"/>
                                <w:jc w:val="left"/>
                                <w:rPr>
                                  <w:sz w:val="20"/>
                                  <w:vertAlign w:val="subscript"/>
                                </w:rPr>
                              </w:pPr>
                            </w:p>
                            <w:p w:rsidR="001E0B47" w:rsidRPr="005D4A8E" w:rsidRDefault="001E0B47" w:rsidP="009152C7">
                              <w:pPr>
                                <w:rPr>
                                  <w:color w:val="808080" w:themeColor="background1" w:themeShade="80"/>
                                </w:rPr>
                              </w:pPr>
                            </w:p>
                          </w:txbxContent>
                        </wps:txbx>
                        <wps:bodyPr rot="0" vert="horz" wrap="square" lIns="91440" tIns="45720" rIns="91440" bIns="45720" anchor="t" anchorCtr="0" upright="1">
                          <a:noAutofit/>
                        </wps:bodyPr>
                      </wps:wsp>
                    </wpc:wpc>
                  </a:graphicData>
                </a:graphic>
              </wp:inline>
            </w:drawing>
          </mc:Choice>
          <mc:Fallback>
            <w:pict>
              <v:group id="Kanwa 7165" o:spid="_x0000_s1328" editas="canvas" style="width:453.6pt;height:236.55pt;mso-position-horizontal-relative:char;mso-position-vertical-relative:line" coordsize="57607,30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">
                <v:shape id="_x0000_s1329" type="#_x0000_t75" style="position:absolute;width:57607;height:30041;visibility:visible;mso-wrap-style:square">
                  <v:fill o:detectmouseclick="t"/>
                  <v:path o:connecttype="none"/>
                </v:shape>
                <v:shape id="Picture 7199" o:spid="_x0000_s1330" type="#_x0000_t75" style="position:absolute;left:29838;top:1447;width:23730;height:26423;rotation:21119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8oM7EAAAA2wAAAA8AAABkcnMvZG93bnJldi54bWxEj9FKAzEURN+F/kO4Bd9stitKuzYtxSro&#10;m233Ay6b281icrNNYnf1640g9HGYmTPMajM6Ky4UYudZwXxWgCBuvO64VVAfX+8WIGJC1mg9k4Jv&#10;irBZT25WWGk/8J4uh9SKDOFYoQKTUl9JGRtDDuPM98TZO/ngMGUZWqkDDhnurCyL4lE67DgvGOzp&#10;2VDzefhyCoIpS/teD/vd/bL+GF5+dqezPSp1Ox23TyASjeka/m+/aQUPc/j7k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8oM7EAAAA2wAAAA8AAAAAAAAAAAAAAAAA&#10;nwIAAGRycy9kb3ducmV2LnhtbFBLBQYAAAAABAAEAPcAAACQAwAAAAA=&#10;">
                  <v:imagedata r:id="rId18" o:title=""/>
                </v:shape>
                <v:shape id="Picture 7167" o:spid="_x0000_s1331" type="#_x0000_t75" style="position:absolute;left:1606;top:2533;width:23730;height:26423;rotation:-27983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E6gXGAAAA2wAAAA8AAABkcnMvZG93bnJldi54bWxEj0FrwkAUhO9C/8PyhF6KbhpskegqbaGl&#10;iAhVL94e2WcSzb5Nd9cY/fVuoeBxmJlvmOm8M7VoyfnKsoLnYQKCOLe64kLBdvM5GIPwAVljbZkU&#10;XMjDfPbQm2Km7Zl/qF2HQkQI+wwVlCE0mZQ+L8mgH9qGOHp76wyGKF0htcNzhJtapknyKg1WHBdK&#10;bOijpPy4PhkF6dNodf1tl8uDG1W70yJ8cf1ulHrsd28TEIG6cA//t7+1gpcU/r7EHyB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oTqBcYAAADbAAAADwAAAAAAAAAAAAAA&#10;AACfAgAAZHJzL2Rvd25yZXYueG1sUEsFBgAAAAAEAAQA9wAAAJIDAAAAAA==&#10;">
                  <v:imagedata r:id="rId18" o:title=""/>
                </v:shape>
                <v:shape id="AutoShape 7196" o:spid="_x0000_s1332" type="#_x0000_t32" style="position:absolute;left:2533;top:14122;width:13970;height:10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jpMMQAAADbAAAADwAAAGRycy9kb3ducmV2LnhtbESP0WrCQBRE3wv+w3KFvtVNLZY0dRVR&#10;1L5UaOIHXLK32dDs3Zhdk/j33ULBx2FmzjDL9Wgb0VPna8cKnmcJCOLS6ZorBedi/5SC8AFZY+OY&#10;FNzIw3o1eVhipt3AX9TnoRIRwj5DBSaENpPSl4Ys+plriaP37TqLIcqukrrDIcJtI+dJ8iot1hwX&#10;DLa0NVT+5FerYFe86WF/OM2P8pSn/fmyLcxnrdTjdNy8gwg0hnv4v/2hFSxe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qOkwxAAAANsAAAAPAAAAAAAAAAAA&#10;AAAAAKECAABkcnMvZG93bnJldi54bWxQSwUGAAAAAAQABAD5AAAAkgMAAAAA&#10;" strokecolor="red" strokeweight="1pt"/>
                <v:shape id="AutoShape 7198" o:spid="_x0000_s1333" type="#_x0000_t32" style="position:absolute;left:21177;top:2279;width:901;height:61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JOf8UAAADbAAAADwAAAGRycy9kb3ducmV2LnhtbESPQWvCQBSE7wX/w/IKXqTZqGmRmFWk&#10;tNCDHrQePD6yzyQ2+zbsrjH+e7dQ6HGYmW+YYj2YVvTkfGNZwTRJQRCXVjdcKTh+f74sQPiArLG1&#10;TAru5GG9Gj0VmGt74z31h1CJCGGfo4I6hC6X0pc1GfSJ7Yijd7bOYIjSVVI7vEW4aeUsTd+kwYbj&#10;Qo0dvddU/hyuRoHvLqeFdx+T7H7dbdtpPx+O2Vyp8fOwWYIINIT/8F/7Syt4zeD3S/wB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JOf8UAAADbAAAADwAAAAAAAAAA&#10;AAAAAAChAgAAZHJzL2Rvd25yZXYueG1sUEsFBgAAAAAEAAQA+QAAAJMDAAAAAA==&#10;" strokecolor="#0070c0" strokeweight="1pt"/>
                <v:shape id="AutoShape 7200" o:spid="_x0000_s1334" type="#_x0000_t32" style="position:absolute;left:31203;top:12668;width:13678;height: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1xC8MAAADbAAAADwAAAGRycy9kb3ducmV2LnhtbESPQWsCMRSE7wX/Q3hCbzWrVpHVKFIt&#10;9FCEXb14e2yem8XNy5Kkuv57Uyj0OMzMN8xq09tW3MiHxrGC8SgDQVw53XCt4HT8fFuACBFZY+uY&#10;FDwowGY9eFlhrt2dC7qVsRYJwiFHBSbGLpcyVIYshpHriJN3cd5iTNLXUnu8J7ht5STL5tJiw2nB&#10;YEcfhqpr+WMVTEx1OEzPRdzLs+/K3Xv/vcNCqddhv12CiNTH//Bf+0srmM3g90v6AX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dcQvDAAAA2wAAAA8AAAAAAAAAAAAA&#10;AAAAoQIAAGRycy9kb3ducmV2LnhtbFBLBQYAAAAABAAEAPkAAACRAwAAAAA=&#10;" strokecolor="red" strokeweight="1pt"/>
                <v:shape id="AutoShape 7201" o:spid="_x0000_s1335" type="#_x0000_t32" style="position:absolute;left:51034;top:2171;width:7;height:61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x1k8QAAADbAAAADwAAAGRycy9kb3ducmV2LnhtbESPzYvCMBTE7wv+D+EJXhZN/USqUURc&#10;2MPuwY+Dx0fzbKvNS0lirf/9RhD2OMzMb5jlujWVaMj50rKC4SABQZxZXXKu4HT86s9B+ICssbJM&#10;Cp7kYb3qfCwx1fbBe2oOIRcRwj5FBUUIdSqlzwoy6Ae2Jo7exTqDIUqXS+3wEeGmkqMkmUmDJceF&#10;AmvaFpTdDnejwNfX89y73efkef/9qYbNuD1Nxkr1uu1mASJQG/7D7/a3VjCdwetL/AF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HWTxAAAANsAAAAPAAAAAAAAAAAA&#10;AAAAAKECAABkcnMvZG93bnJldi54bWxQSwUGAAAAAAQABAD5AAAAkgMAAAAA&#10;" strokecolor="#0070c0" strokeweight="1pt"/>
                <v:shape id="Arc 7202" o:spid="_x0000_s1336" style="position:absolute;left:18840;top:12979;width:3600;height:3670;visibility:visible;mso-wrap-style:square;v-text-anchor:top" coordsize="21600,2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IpMYA&#10;AADbAAAADwAAAGRycy9kb3ducmV2LnhtbESPUUsCQRSF3wX/w3AD33TWQKvNUSyUConMCny87tx2&#10;l2buLDs33f69EwQ9Hs453+HMFp136khtrAMbGI8yUMRFsDWXBt7f1sNrUFGQLbrAZOCHIizm/d4M&#10;cxtO/ErHnZQqQTjmaKASaXKtY1GRxzgKDXHyPkPrUZJsS21bPCW4d/oyy6baY81pocKG7isqvnbf&#10;3kAz/thm8vzwdPdSb1Y3B3FbvXfGDC665S0ooU7+w3/tR2tgcgW/X9IP0P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AIpMYAAADbAAAADwAAAAAAAAAAAAAAAACYAgAAZHJz&#10;L2Rvd25yZXYueG1sUEsFBgAAAAAEAAQA9QAAAIsDAAAAAA==&#10;" path="m9264,22039nfc3460,18002,,11379,,4309,-1,2861,145,1418,434,em9264,22039nsc3460,18002,,11379,,4309,-1,2861,145,1418,434,l21600,4309,9264,22039xe" filled="f" strokecolor="#00b050" strokeweight="1pt">
                  <v:stroke endarrow="open"/>
                  <v:path arrowok="t" o:extrusionok="f" o:connecttype="custom" o:connectlocs="154419,367030;7234,0;360045,71757" o:connectangles="0,0,0"/>
                </v:shape>
                <v:rect id="Rectangle 7203" o:spid="_x0000_s1337" style="position:absolute;left:26422;top:11379;width:237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1E0B47" w:rsidRPr="001C3685" w:rsidRDefault="001E0B47" w:rsidP="009152C7">
                        <w:pPr>
                          <w:pStyle w:val="Tekstnormalny"/>
                          <w:spacing w:line="276" w:lineRule="auto"/>
                          <w:jc w:val="left"/>
                          <w:rPr>
                            <w:sz w:val="20"/>
                          </w:rPr>
                        </w:pPr>
                        <w:r>
                          <w:rPr>
                            <w:sz w:val="20"/>
                          </w:rPr>
                          <w:t>x</w:t>
                        </w:r>
                      </w:p>
                      <w:p w:rsidR="001E0B47" w:rsidRPr="005D4A8E" w:rsidRDefault="001E0B47" w:rsidP="009152C7">
                        <w:pPr>
                          <w:rPr>
                            <w:color w:val="808080" w:themeColor="background1" w:themeShade="80"/>
                          </w:rPr>
                        </w:pPr>
                      </w:p>
                    </w:txbxContent>
                  </v:textbox>
                </v:rect>
                <v:shape id="AutoShape 7204" o:spid="_x0000_s1338" type="#_x0000_t32" style="position:absolute;left:22644;top:8553;width:6;height:5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ABsMAAADbAAAADwAAAGRycy9kb3ducmV2LnhtbESPT2sCMRTE74V+h/AK3rrZFpS6GqUV&#10;BPFS/AN6fGyeu8HNy7KJm/XbN4LQ4zAzv2Hmy8E2oqfOG8cKPrIcBHHptOFKwfGwfv8C4QOyxsYx&#10;KbiTh+Xi9WWOhXaRd9TvQyUShH2BCuoQ2kJKX9Zk0WeuJU7exXUWQ5JdJXWHMcFtIz/zfCItGk4L&#10;Nba0qqm87m9WgYm/pm83q/izPZ29jmTuY2eUGr0N3zMQgYbwH362N1rBeAq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AAbDAAAA2wAAAA8AAAAAAAAAAAAA&#10;AAAAoQIAAGRycy9kb3ducmV2LnhtbFBLBQYAAAAABAAEAPkAAACRAwAAAAA=&#10;">
                  <v:stroke endarrow="block"/>
                </v:shape>
                <v:shape id="AutoShape 7205" o:spid="_x0000_s1339" type="#_x0000_t32" style="position:absolute;left:22644;top:13595;width:5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rect id="Rectangle 7206" o:spid="_x0000_s1340" style="position:absolute;left:22237;top:7600;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1E0B47" w:rsidRPr="001C3685" w:rsidRDefault="001E0B47" w:rsidP="009152C7">
                        <w:pPr>
                          <w:pStyle w:val="Tekstnormalny"/>
                          <w:spacing w:line="276" w:lineRule="auto"/>
                          <w:jc w:val="left"/>
                          <w:rPr>
                            <w:sz w:val="20"/>
                          </w:rPr>
                        </w:pPr>
                        <w:r>
                          <w:rPr>
                            <w:sz w:val="20"/>
                          </w:rPr>
                          <w:t>z</w:t>
                        </w:r>
                      </w:p>
                      <w:p w:rsidR="001E0B47" w:rsidRPr="005D4A8E" w:rsidRDefault="001E0B47" w:rsidP="009152C7">
                        <w:pPr>
                          <w:rPr>
                            <w:color w:val="808080" w:themeColor="background1" w:themeShade="80"/>
                          </w:rPr>
                        </w:pPr>
                      </w:p>
                    </w:txbxContent>
                  </v:textbox>
                </v:rect>
                <v:rect id="Rectangle 7208" o:spid="_x0000_s1341" style="position:absolute;left:54813;top:11537;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jsQA&#10;AADbAAAADwAAAGRycy9kb3ducmV2LnhtbESPQWuDQBSE74X8h+UFcinN2hxCMdmEIoRIKIRq4vnh&#10;vqrUfavuVu2/7xYKPQ4z8w2zP86mFSMNrrGs4HkdgSAurW64UnDLT08vIJxH1thaJgXf5OB4WDzs&#10;MdZ24ncaM1+JAGEXo4La+y6W0pU1GXRr2xEH78MOBn2QQyX1gFOAm1ZuomgrDTYcFmrsKKmp/My+&#10;jIKpvI5F/naW18citdynfZLdL0qtlvPrDoSn2f+H/9qpVrDdwO+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Uv47EAAAA2wAAAA8AAAAAAAAAAAAAAAAAmAIAAGRycy9k&#10;b3ducmV2LnhtbFBLBQYAAAAABAAEAPUAAACJAwAAAAA=&#10;" filled="f" stroked="f">
                  <v:textbox>
                    <w:txbxContent>
                      <w:p w:rsidR="001E0B47" w:rsidRPr="001C3685" w:rsidRDefault="001E0B47" w:rsidP="009152C7">
                        <w:pPr>
                          <w:pStyle w:val="Tekstnormalny"/>
                          <w:spacing w:line="276" w:lineRule="auto"/>
                          <w:jc w:val="left"/>
                          <w:rPr>
                            <w:sz w:val="20"/>
                          </w:rPr>
                        </w:pPr>
                        <w:r>
                          <w:rPr>
                            <w:sz w:val="20"/>
                          </w:rPr>
                          <w:t>x</w:t>
                        </w:r>
                      </w:p>
                      <w:p w:rsidR="001E0B47" w:rsidRPr="005D4A8E" w:rsidRDefault="001E0B47" w:rsidP="009152C7">
                        <w:pPr>
                          <w:rPr>
                            <w:color w:val="808080" w:themeColor="background1" w:themeShade="80"/>
                          </w:rPr>
                        </w:pPr>
                      </w:p>
                    </w:txbxContent>
                  </v:textbox>
                </v:rect>
                <v:shape id="AutoShape 7209" o:spid="_x0000_s1342" type="#_x0000_t32" style="position:absolute;left:51034;top:8712;width:7;height:5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9UcMAAADbAAAADwAAAGRycy9kb3ducmV2LnhtbESPwWrDMBBE74X8g9hAb7Wcl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VHDAAAA2wAAAA8AAAAAAAAAAAAA&#10;AAAAoQIAAGRycy9kb3ducmV2LnhtbFBLBQYAAAAABAAEAPkAAACRAwAAAAA=&#10;">
                  <v:stroke endarrow="block"/>
                </v:shape>
                <v:shape id="AutoShape 7210" o:spid="_x0000_s1343" type="#_x0000_t32" style="position:absolute;left:51034;top:13754;width:53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rect id="Rectangle 7211" o:spid="_x0000_s1344" style="position:absolute;left:50831;top:7759;width:2375;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1u78IA&#10;AADcAAAADwAAAGRycy9kb3ducmV2LnhtbERPTWvCQBC9F/wPywheSt3oodTUVUQQgwjSaD0P2WkS&#10;zM7G7JrEf98VBG/zeJ8zX/amEi01rrSsYDKOQBBnVpecKzgdNx9fIJxH1lhZJgV3crBcDN7mGGvb&#10;8Q+1qc9FCGEXo4LC+zqW0mUFGXRjWxMH7s82Bn2ATS51g10IN5WcRtGnNFhyaCiwpnVB2SW9GQVd&#10;dmjPx/1WHt7PieVrcl2nvzulRsN+9Q3CU+9f4qc70WH+dAa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W7vwgAAANwAAAAPAAAAAAAAAAAAAAAAAJgCAABkcnMvZG93&#10;bnJldi54bWxQSwUGAAAAAAQABAD1AAAAhwMAAAAA&#10;" filled="f" stroked="f">
                  <v:textbox>
                    <w:txbxContent>
                      <w:p w:rsidR="001E0B47" w:rsidRPr="001C3685" w:rsidRDefault="001E0B47" w:rsidP="009152C7">
                        <w:pPr>
                          <w:pStyle w:val="Tekstnormalny"/>
                          <w:spacing w:line="276" w:lineRule="auto"/>
                          <w:jc w:val="left"/>
                          <w:rPr>
                            <w:sz w:val="20"/>
                          </w:rPr>
                        </w:pPr>
                        <w:r>
                          <w:rPr>
                            <w:sz w:val="20"/>
                          </w:rPr>
                          <w:t>z</w:t>
                        </w:r>
                      </w:p>
                      <w:p w:rsidR="001E0B47" w:rsidRPr="005D4A8E" w:rsidRDefault="001E0B47" w:rsidP="009152C7">
                        <w:pPr>
                          <w:rPr>
                            <w:color w:val="808080" w:themeColor="background1" w:themeShade="80"/>
                          </w:rPr>
                        </w:pPr>
                      </w:p>
                    </w:txbxContent>
                  </v:textbox>
                </v:rect>
                <v:rect id="Rectangle 7212" o:spid="_x0000_s1345" style="position:absolute;left:19907;top:15563;width:3981;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5Rr8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5Rr8YAAADcAAAADwAAAAAAAAAAAAAAAACYAgAAZHJz&#10;L2Rvd25yZXYueG1sUEsFBgAAAAAEAAQA9QAAAIsDAAAAAA==&#10;" filled="f" stroked="f">
                  <v:textbox>
                    <w:txbxContent>
                      <w:p w:rsidR="001E0B47" w:rsidRPr="005D4A8E" w:rsidRDefault="001E0B47" w:rsidP="009152C7">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α</m:t>
                                </m:r>
                              </m:e>
                              <m:sub>
                                <m:r>
                                  <m:rPr>
                                    <m:sty m:val="p"/>
                                  </m:rPr>
                                  <w:rPr>
                                    <w:rFonts w:ascii="Cambria Math" w:hAnsi="Cambria Math"/>
                                    <w:sz w:val="20"/>
                                  </w:rPr>
                                  <m:t>ort</m:t>
                                </m:r>
                              </m:sub>
                            </m:sSub>
                          </m:oMath>
                        </m:oMathPara>
                      </w:p>
                      <w:p w:rsidR="001E0B47" w:rsidRPr="00F36741" w:rsidRDefault="001E0B47" w:rsidP="009152C7">
                        <w:pPr>
                          <w:pStyle w:val="Tekstnormalny"/>
                          <w:spacing w:line="276" w:lineRule="auto"/>
                          <w:jc w:val="left"/>
                          <w:rPr>
                            <w:sz w:val="20"/>
                            <w:vertAlign w:val="subscript"/>
                          </w:rPr>
                        </w:pPr>
                      </w:p>
                      <w:p w:rsidR="001E0B47" w:rsidRPr="005D4A8E" w:rsidRDefault="001E0B47" w:rsidP="009152C7">
                        <w:pPr>
                          <w:rPr>
                            <w:color w:val="808080" w:themeColor="background1" w:themeShade="80"/>
                          </w:rPr>
                        </w:pPr>
                      </w:p>
                    </w:txbxContent>
                  </v:textbox>
                </v:rect>
                <w10:anchorlock/>
              </v:group>
            </w:pict>
          </mc:Fallback>
        </mc:AlternateContent>
      </w:r>
      <w:r w:rsidR="00E44F57">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rsidR="00E44F57">
        <w:t>.</w:t>
      </w:r>
      <w:r w:rsidR="001E0B47">
        <w:fldChar w:fldCharType="begin"/>
      </w:r>
      <w:r w:rsidR="001E0B47">
        <w:instrText xml:space="preserve"> SEQ Rysunek \* ARABIC \s 1 </w:instrText>
      </w:r>
      <w:r w:rsidR="001E0B47">
        <w:fldChar w:fldCharType="separate"/>
      </w:r>
      <w:r w:rsidR="009F0CB6">
        <w:rPr>
          <w:noProof/>
        </w:rPr>
        <w:t>69</w:t>
      </w:r>
      <w:r w:rsidR="001E0B47">
        <w:rPr>
          <w:noProof/>
        </w:rPr>
        <w:fldChar w:fldCharType="end"/>
      </w:r>
      <w:r w:rsidR="00E44F57">
        <w:t xml:space="preserve">– Redukcja błędu orientacji osi Z poprzez wprowadzenie </w:t>
      </w:r>
      <w:r w:rsidR="001A3AA0">
        <w:t xml:space="preserve">kalibrację </w:t>
      </w:r>
      <w:r w:rsidR="00E44F57">
        <w:t xml:space="preserve">obrotu </w:t>
      </w:r>
      <w:r w:rsidR="001A3AA0">
        <w:t xml:space="preserve">członu </w:t>
      </w:r>
      <w:r w:rsidR="00E44F57">
        <w:t>wokół osi Y, widoczny taki sam wpływ na orientację osi X.</w:t>
      </w:r>
    </w:p>
    <w:p w:rsidR="00B7768D" w:rsidRDefault="00E83B1D" w:rsidP="00B7768D">
      <w:pPr>
        <w:pStyle w:val="Tekstnormalny"/>
      </w:pPr>
      <w:r>
        <w:t>W tabelach poniżej przedstawiono niepewności liniowe i kątowe związane z wykonaniem oraz montażem części, niepewności liniowe będące skutkiem przemieszczeń występujących z uwagi na błędy kątowe oddziałujące na ramionach</w:t>
      </w:r>
      <w:r w:rsidR="00B26249">
        <w:t xml:space="preserve"> i w końcu całkowite niepewności liniowe i kątowe znajomości pozycji i orientacji części w łańcuchu kinematycznym. Kolorami zaznaczono</w:t>
      </w:r>
      <w:r w:rsidR="00A240AE">
        <w:t>,</w:t>
      </w:r>
      <w:r w:rsidR="00B26249">
        <w:t xml:space="preserve"> gdzie w łańcuchu znajdują się osie kolejno </w:t>
      </w:r>
      <w:proofErr w:type="spellStart"/>
      <w:r w:rsidR="00B26249">
        <w:t>przywodzenia</w:t>
      </w:r>
      <w:proofErr w:type="spellEnd"/>
      <w:r w:rsidR="00B26249">
        <w:t>/odwodzenia, rotacji biodrowej wewnętrznej/zewnętrznej i prostowania/zginania.</w:t>
      </w:r>
      <w:r w:rsidR="00B7768D">
        <w:t xml:space="preserve"> Wartości oznaczone dywizem nie mają wpływu na dokładność położenia lub orientacji osi urządzenia. Jest tak z uwagi na to, że możliwe jest justowanie opisane wcześniej bądź części nie wpływają na położenie osi, gdyż znajdują się za nimi w łańcuchu kinematycznym. Wybrane wartości błędów podano w nawiasach do referencji.</w:t>
      </w:r>
    </w:p>
    <w:p w:rsidR="000E2804" w:rsidRDefault="000E2804" w:rsidP="00D35C7B">
      <w:pPr>
        <w:pStyle w:val="Tekstnormalny"/>
      </w:pPr>
    </w:p>
    <w:p w:rsidR="000E2804" w:rsidRDefault="000E2804">
      <w:pPr>
        <w:contextualSpacing w:val="0"/>
        <w:rPr>
          <w:rFonts w:ascii="Times New Roman" w:hAnsi="Times New Roman" w:cs="Times New Roman"/>
          <w:sz w:val="24"/>
          <w:szCs w:val="24"/>
        </w:rPr>
      </w:pPr>
      <w:r>
        <w:br w:type="page"/>
      </w:r>
    </w:p>
    <w:p w:rsidR="004F017A" w:rsidRDefault="004F017A" w:rsidP="004F017A">
      <w:pPr>
        <w:pStyle w:val="Legenda"/>
        <w:keepNext/>
        <w:spacing w:after="0"/>
        <w:jc w:val="left"/>
      </w:pPr>
      <w:r>
        <w:lastRenderedPageBreak/>
        <w:t xml:space="preserve">Tabela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Tabela \* ARABIC \s 1 </w:instrText>
      </w:r>
      <w:r w:rsidR="001E0B47">
        <w:fldChar w:fldCharType="separate"/>
      </w:r>
      <w:r w:rsidR="009F0CB6">
        <w:rPr>
          <w:noProof/>
        </w:rPr>
        <w:t>25</w:t>
      </w:r>
      <w:r w:rsidR="001E0B47">
        <w:rPr>
          <w:noProof/>
        </w:rPr>
        <w:fldChar w:fldCharType="end"/>
      </w:r>
      <w:r>
        <w:t xml:space="preserve"> – Niepewności liniowe i kątowe wykonania części.</w:t>
      </w:r>
    </w:p>
    <w:tbl>
      <w:tblPr>
        <w:tblStyle w:val="Tabela-Siatka"/>
        <w:tblW w:w="0" w:type="auto"/>
        <w:tblLayout w:type="fixed"/>
        <w:tblLook w:val="04A0" w:firstRow="1" w:lastRow="0" w:firstColumn="1" w:lastColumn="0" w:noHBand="0" w:noVBand="1"/>
      </w:tblPr>
      <w:tblGrid>
        <w:gridCol w:w="449"/>
        <w:gridCol w:w="2494"/>
        <w:gridCol w:w="1057"/>
        <w:gridCol w:w="1058"/>
        <w:gridCol w:w="1057"/>
        <w:gridCol w:w="1058"/>
        <w:gridCol w:w="1057"/>
        <w:gridCol w:w="1058"/>
      </w:tblGrid>
      <w:tr w:rsidR="00A72E1E" w:rsidRPr="00A72E1E" w:rsidTr="005A6C50">
        <w:trPr>
          <w:trHeight w:val="300"/>
        </w:trPr>
        <w:tc>
          <w:tcPr>
            <w:tcW w:w="449" w:type="dxa"/>
            <w:vMerge w:val="restart"/>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Nr</w:t>
            </w:r>
          </w:p>
        </w:tc>
        <w:tc>
          <w:tcPr>
            <w:tcW w:w="2494" w:type="dxa"/>
            <w:vMerge w:val="restart"/>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Nazwa części</w:t>
            </w:r>
          </w:p>
        </w:tc>
        <w:tc>
          <w:tcPr>
            <w:tcW w:w="3172" w:type="dxa"/>
            <w:gridSpan w:val="3"/>
            <w:vAlign w:val="center"/>
          </w:tcPr>
          <w:p w:rsidR="00A72E1E" w:rsidRPr="00A72E1E" w:rsidRDefault="00107A61" w:rsidP="005A6C50">
            <w:pPr>
              <w:pStyle w:val="Tekstnormalny"/>
              <w:spacing w:line="240" w:lineRule="auto"/>
              <w:jc w:val="center"/>
              <w:rPr>
                <w:sz w:val="22"/>
                <w:szCs w:val="22"/>
              </w:rPr>
            </w:pPr>
            <w:r>
              <w:rPr>
                <w:sz w:val="22"/>
                <w:szCs w:val="22"/>
              </w:rPr>
              <w:t xml:space="preserve">± </w:t>
            </w:r>
            <w:r w:rsidR="00A72E1E">
              <w:rPr>
                <w:sz w:val="22"/>
                <w:szCs w:val="22"/>
              </w:rPr>
              <w:t>Niepewność liniowa</w:t>
            </w:r>
            <w:r w:rsidR="00F81CEE">
              <w:rPr>
                <w:sz w:val="22"/>
                <w:szCs w:val="22"/>
              </w:rPr>
              <w:t xml:space="preserve"> [mm]</w:t>
            </w:r>
          </w:p>
        </w:tc>
        <w:tc>
          <w:tcPr>
            <w:tcW w:w="3173" w:type="dxa"/>
            <w:gridSpan w:val="3"/>
            <w:vAlign w:val="center"/>
          </w:tcPr>
          <w:p w:rsidR="00A72E1E" w:rsidRPr="00F81CEE" w:rsidRDefault="00107A61" w:rsidP="005A6C50">
            <w:pPr>
              <w:pStyle w:val="Tekstnormalny"/>
              <w:spacing w:line="240" w:lineRule="auto"/>
              <w:jc w:val="center"/>
              <w:rPr>
                <w:sz w:val="22"/>
                <w:szCs w:val="22"/>
              </w:rPr>
            </w:pPr>
            <w:r>
              <w:rPr>
                <w:sz w:val="22"/>
                <w:szCs w:val="22"/>
              </w:rPr>
              <w:t xml:space="preserve">± </w:t>
            </w:r>
            <w:r w:rsidR="00A72E1E">
              <w:rPr>
                <w:sz w:val="22"/>
                <w:szCs w:val="22"/>
              </w:rPr>
              <w:t>Niepewność kątowa</w:t>
            </w:r>
            <w:r w:rsidR="00F81CEE">
              <w:rPr>
                <w:sz w:val="22"/>
                <w:szCs w:val="22"/>
              </w:rPr>
              <w:t xml:space="preserve"> [</w:t>
            </w:r>
            <w:r w:rsidR="00F81CEE">
              <w:rPr>
                <w:sz w:val="22"/>
                <w:szCs w:val="22"/>
                <w:vertAlign w:val="superscript"/>
              </w:rPr>
              <w:t>o</w:t>
            </w:r>
            <w:r w:rsidR="00F81CEE">
              <w:rPr>
                <w:sz w:val="22"/>
                <w:szCs w:val="22"/>
              </w:rPr>
              <w:t>]</w:t>
            </w:r>
          </w:p>
        </w:tc>
      </w:tr>
      <w:tr w:rsidR="00A72E1E" w:rsidRPr="00A72E1E" w:rsidTr="005A6C50">
        <w:trPr>
          <w:trHeight w:val="300"/>
        </w:trPr>
        <w:tc>
          <w:tcPr>
            <w:tcW w:w="449" w:type="dxa"/>
            <w:vMerge/>
            <w:noWrap/>
            <w:hideMark/>
          </w:tcPr>
          <w:p w:rsidR="00A72E1E" w:rsidRPr="00A72E1E" w:rsidRDefault="00A72E1E" w:rsidP="00A72E1E">
            <w:pPr>
              <w:pStyle w:val="Tekstnormalny"/>
              <w:spacing w:line="240" w:lineRule="auto"/>
              <w:rPr>
                <w:sz w:val="22"/>
                <w:szCs w:val="22"/>
              </w:rPr>
            </w:pPr>
          </w:p>
        </w:tc>
        <w:tc>
          <w:tcPr>
            <w:tcW w:w="2494" w:type="dxa"/>
            <w:vMerge/>
            <w:noWrap/>
            <w:hideMark/>
          </w:tcPr>
          <w:p w:rsidR="00A72E1E" w:rsidRPr="00A72E1E" w:rsidRDefault="00A72E1E" w:rsidP="00A72E1E">
            <w:pPr>
              <w:pStyle w:val="Tekstnormalny"/>
              <w:spacing w:line="240" w:lineRule="auto"/>
              <w:rPr>
                <w:sz w:val="22"/>
                <w:szCs w:val="22"/>
              </w:rPr>
            </w:pPr>
          </w:p>
        </w:tc>
        <w:tc>
          <w:tcPr>
            <w:tcW w:w="1057" w:type="dxa"/>
            <w:vAlign w:val="center"/>
          </w:tcPr>
          <w:p w:rsidR="00A72E1E" w:rsidRPr="00A72E1E" w:rsidRDefault="00A72E1E" w:rsidP="005A6C50">
            <w:pPr>
              <w:pStyle w:val="Tekstnormalny"/>
              <w:spacing w:line="240" w:lineRule="auto"/>
              <w:jc w:val="center"/>
              <w:rPr>
                <w:sz w:val="22"/>
                <w:szCs w:val="22"/>
              </w:rPr>
            </w:pPr>
            <w:r>
              <w:rPr>
                <w:sz w:val="22"/>
                <w:szCs w:val="22"/>
              </w:rPr>
              <w:t>x</w:t>
            </w:r>
          </w:p>
        </w:tc>
        <w:tc>
          <w:tcPr>
            <w:tcW w:w="1058" w:type="dxa"/>
            <w:vAlign w:val="center"/>
          </w:tcPr>
          <w:p w:rsidR="00A72E1E" w:rsidRPr="00A72E1E" w:rsidRDefault="00A72E1E" w:rsidP="005A6C50">
            <w:pPr>
              <w:pStyle w:val="Tekstnormalny"/>
              <w:spacing w:line="240" w:lineRule="auto"/>
              <w:jc w:val="center"/>
              <w:rPr>
                <w:sz w:val="22"/>
                <w:szCs w:val="22"/>
              </w:rPr>
            </w:pPr>
            <w:r>
              <w:rPr>
                <w:sz w:val="22"/>
                <w:szCs w:val="22"/>
              </w:rPr>
              <w:t>y</w:t>
            </w:r>
          </w:p>
        </w:tc>
        <w:tc>
          <w:tcPr>
            <w:tcW w:w="1057" w:type="dxa"/>
            <w:vAlign w:val="center"/>
          </w:tcPr>
          <w:p w:rsidR="00A72E1E" w:rsidRPr="00A72E1E" w:rsidRDefault="00A72E1E" w:rsidP="005A6C50">
            <w:pPr>
              <w:pStyle w:val="Tekstnormalny"/>
              <w:spacing w:line="240" w:lineRule="auto"/>
              <w:jc w:val="center"/>
              <w:rPr>
                <w:sz w:val="22"/>
                <w:szCs w:val="22"/>
              </w:rPr>
            </w:pPr>
            <w:r>
              <w:rPr>
                <w:sz w:val="22"/>
                <w:szCs w:val="22"/>
              </w:rPr>
              <w:t>z</w:t>
            </w:r>
          </w:p>
        </w:tc>
        <w:tc>
          <w:tcPr>
            <w:tcW w:w="1058" w:type="dxa"/>
            <w:vAlign w:val="center"/>
          </w:tcPr>
          <w:p w:rsidR="00A72E1E" w:rsidRPr="00A72E1E" w:rsidRDefault="001E0B47" w:rsidP="005A6C50">
            <w:pPr>
              <w:jc w:val="center"/>
              <w:rPr>
                <w:color w:val="808080" w:themeColor="background1" w:themeShade="80"/>
                <w:sz w:val="24"/>
              </w:rP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x</m:t>
                    </m:r>
                  </m:sub>
                </m:sSub>
              </m:oMath>
            </m:oMathPara>
          </w:p>
        </w:tc>
        <w:tc>
          <w:tcPr>
            <w:tcW w:w="1057" w:type="dxa"/>
            <w:vAlign w:val="center"/>
          </w:tcPr>
          <w:p w:rsidR="00A72E1E" w:rsidRPr="00A72E1E" w:rsidRDefault="001E0B47" w:rsidP="005A6C50">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y</m:t>
                    </m:r>
                  </m:sub>
                </m:sSub>
              </m:oMath>
            </m:oMathPara>
          </w:p>
        </w:tc>
        <w:tc>
          <w:tcPr>
            <w:tcW w:w="1058" w:type="dxa"/>
            <w:vAlign w:val="center"/>
          </w:tcPr>
          <w:p w:rsidR="00A72E1E" w:rsidRPr="00A72E1E" w:rsidRDefault="001E0B47" w:rsidP="005A6C50">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z</m:t>
                    </m:r>
                  </m:sub>
                </m:sSub>
              </m:oMath>
            </m:oMathPara>
          </w:p>
        </w:tc>
      </w:tr>
      <w:tr w:rsidR="00A72E1E" w:rsidRPr="00A72E1E" w:rsidTr="005A6C50">
        <w:trPr>
          <w:trHeight w:val="300"/>
        </w:trPr>
        <w:tc>
          <w:tcPr>
            <w:tcW w:w="449" w:type="dxa"/>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1</w:t>
            </w:r>
          </w:p>
        </w:tc>
        <w:tc>
          <w:tcPr>
            <w:tcW w:w="2494" w:type="dxa"/>
            <w:noWrap/>
            <w:vAlign w:val="center"/>
            <w:hideMark/>
          </w:tcPr>
          <w:p w:rsidR="00A72E1E" w:rsidRPr="008C280C" w:rsidRDefault="00A72E1E" w:rsidP="005A6C50">
            <w:pPr>
              <w:pStyle w:val="Tekstnormalny"/>
              <w:spacing w:line="240" w:lineRule="auto"/>
              <w:jc w:val="left"/>
              <w:rPr>
                <w:sz w:val="22"/>
                <w:szCs w:val="22"/>
                <w:vertAlign w:val="superscript"/>
              </w:rPr>
            </w:pPr>
            <w:r w:rsidRPr="00A72E1E">
              <w:rPr>
                <w:sz w:val="22"/>
                <w:szCs w:val="22"/>
              </w:rPr>
              <w:t>Płyta tylna</w:t>
            </w:r>
            <w:r w:rsidR="008C280C">
              <w:rPr>
                <w:sz w:val="22"/>
                <w:szCs w:val="22"/>
                <w:vertAlign w:val="superscript"/>
              </w:rPr>
              <w:t>1</w:t>
            </w:r>
          </w:p>
        </w:tc>
        <w:tc>
          <w:tcPr>
            <w:tcW w:w="1057" w:type="dxa"/>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w:t>
            </w:r>
            <w:r w:rsidRPr="00A72E1E">
              <w:rPr>
                <w:rFonts w:ascii="Times New Roman" w:hAnsi="Times New Roman" w:cs="Times New Roman"/>
                <w:color w:val="000000"/>
              </w:rPr>
              <w:t xml:space="preserve"> (0</w:t>
            </w:r>
            <w:r>
              <w:rPr>
                <w:rFonts w:ascii="Times New Roman" w:hAnsi="Times New Roman" w:cs="Times New Roman"/>
                <w:color w:val="000000"/>
              </w:rPr>
              <w:t>,</w:t>
            </w:r>
            <w:r w:rsidRPr="00A72E1E">
              <w:rPr>
                <w:rFonts w:ascii="Times New Roman" w:hAnsi="Times New Roman" w:cs="Times New Roman"/>
                <w:color w:val="000000"/>
              </w:rPr>
              <w:t>15)</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3</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15</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04</w:t>
            </w:r>
          </w:p>
        </w:tc>
        <w:tc>
          <w:tcPr>
            <w:tcW w:w="1057" w:type="dxa"/>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w:t>
            </w:r>
            <w:r w:rsidRPr="00A72E1E">
              <w:rPr>
                <w:rFonts w:ascii="Times New Roman" w:hAnsi="Times New Roman" w:cs="Times New Roman"/>
                <w:color w:val="000000"/>
              </w:rPr>
              <w:t xml:space="preserve"> (0</w:t>
            </w:r>
            <w:r>
              <w:rPr>
                <w:rFonts w:ascii="Times New Roman" w:hAnsi="Times New Roman" w:cs="Times New Roman"/>
                <w:color w:val="000000"/>
              </w:rPr>
              <w:t>,</w:t>
            </w:r>
            <w:r w:rsidRPr="00A72E1E">
              <w:rPr>
                <w:rFonts w:ascii="Times New Roman" w:hAnsi="Times New Roman" w:cs="Times New Roman"/>
                <w:color w:val="000000"/>
              </w:rPr>
              <w:t>2</w:t>
            </w:r>
            <w:r>
              <w:rPr>
                <w:rFonts w:ascii="Times New Roman" w:hAnsi="Times New Roman" w:cs="Times New Roman"/>
                <w:color w:val="000000"/>
              </w:rPr>
              <w:t>9</w:t>
            </w:r>
            <w:r w:rsidRPr="00A72E1E">
              <w:rPr>
                <w:rFonts w:ascii="Times New Roman" w:hAnsi="Times New Roman" w:cs="Times New Roman"/>
                <w:color w:val="000000"/>
              </w:rPr>
              <w:t>)</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06</w:t>
            </w:r>
          </w:p>
        </w:tc>
      </w:tr>
      <w:tr w:rsidR="00A72E1E" w:rsidRPr="00A72E1E" w:rsidTr="005A6C50">
        <w:trPr>
          <w:trHeight w:val="300"/>
        </w:trPr>
        <w:tc>
          <w:tcPr>
            <w:tcW w:w="449" w:type="dxa"/>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2</w:t>
            </w:r>
          </w:p>
        </w:tc>
        <w:tc>
          <w:tcPr>
            <w:tcW w:w="2494" w:type="dxa"/>
            <w:noWrap/>
            <w:vAlign w:val="center"/>
            <w:hideMark/>
          </w:tcPr>
          <w:p w:rsidR="00A72E1E" w:rsidRPr="00A72E1E" w:rsidRDefault="00A72E1E" w:rsidP="005A6C50">
            <w:pPr>
              <w:pStyle w:val="Tekstnormalny"/>
              <w:spacing w:line="240" w:lineRule="auto"/>
              <w:jc w:val="left"/>
              <w:rPr>
                <w:sz w:val="22"/>
                <w:szCs w:val="22"/>
              </w:rPr>
            </w:pPr>
            <w:r w:rsidRPr="00A72E1E">
              <w:rPr>
                <w:sz w:val="22"/>
                <w:szCs w:val="22"/>
              </w:rPr>
              <w:t>Płytka odwodzenia</w:t>
            </w:r>
          </w:p>
        </w:tc>
        <w:tc>
          <w:tcPr>
            <w:tcW w:w="1057" w:type="dxa"/>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w:t>
            </w:r>
            <w:r w:rsidRPr="00A72E1E">
              <w:rPr>
                <w:rFonts w:ascii="Times New Roman" w:hAnsi="Times New Roman" w:cs="Times New Roman"/>
                <w:color w:val="000000"/>
              </w:rPr>
              <w:t xml:space="preserve"> (0</w:t>
            </w:r>
            <w:r>
              <w:rPr>
                <w:rFonts w:ascii="Times New Roman" w:hAnsi="Times New Roman" w:cs="Times New Roman"/>
                <w:color w:val="000000"/>
              </w:rPr>
              <w:t>,</w:t>
            </w:r>
            <w:r w:rsidRPr="00A72E1E">
              <w:rPr>
                <w:rFonts w:ascii="Times New Roman" w:hAnsi="Times New Roman" w:cs="Times New Roman"/>
                <w:color w:val="000000"/>
              </w:rPr>
              <w:t>25)</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05</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08</w:t>
            </w:r>
          </w:p>
        </w:tc>
        <w:tc>
          <w:tcPr>
            <w:tcW w:w="1057" w:type="dxa"/>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w:t>
            </w:r>
            <w:r w:rsidRPr="00A72E1E">
              <w:rPr>
                <w:rFonts w:ascii="Times New Roman" w:hAnsi="Times New Roman" w:cs="Times New Roman"/>
                <w:color w:val="000000"/>
              </w:rPr>
              <w:t xml:space="preserve"> (0</w:t>
            </w:r>
            <w:r>
              <w:rPr>
                <w:rFonts w:ascii="Times New Roman" w:hAnsi="Times New Roman" w:cs="Times New Roman"/>
                <w:color w:val="000000"/>
              </w:rPr>
              <w:t>,</w:t>
            </w:r>
            <w:r w:rsidRPr="00A72E1E">
              <w:rPr>
                <w:rFonts w:ascii="Times New Roman" w:hAnsi="Times New Roman" w:cs="Times New Roman"/>
                <w:color w:val="000000"/>
              </w:rPr>
              <w:t>2</w:t>
            </w:r>
            <w:r>
              <w:rPr>
                <w:rFonts w:ascii="Times New Roman" w:hAnsi="Times New Roman" w:cs="Times New Roman"/>
                <w:color w:val="000000"/>
              </w:rPr>
              <w:t>9</w:t>
            </w:r>
            <w:r w:rsidRPr="00A72E1E">
              <w:rPr>
                <w:rFonts w:ascii="Times New Roman" w:hAnsi="Times New Roman" w:cs="Times New Roman"/>
                <w:color w:val="000000"/>
              </w:rPr>
              <w:t>)</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06</w:t>
            </w:r>
          </w:p>
        </w:tc>
      </w:tr>
      <w:tr w:rsidR="00A72E1E" w:rsidRPr="00A72E1E" w:rsidTr="005A6C50">
        <w:trPr>
          <w:trHeight w:val="300"/>
        </w:trPr>
        <w:tc>
          <w:tcPr>
            <w:tcW w:w="449" w:type="dxa"/>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3</w:t>
            </w:r>
          </w:p>
        </w:tc>
        <w:tc>
          <w:tcPr>
            <w:tcW w:w="2494" w:type="dxa"/>
            <w:noWrap/>
            <w:vAlign w:val="center"/>
            <w:hideMark/>
          </w:tcPr>
          <w:p w:rsidR="00A72E1E" w:rsidRPr="008C280C" w:rsidRDefault="00A72E1E" w:rsidP="005A6C50">
            <w:pPr>
              <w:pStyle w:val="Tekstnormalny"/>
              <w:spacing w:line="240" w:lineRule="auto"/>
              <w:jc w:val="left"/>
              <w:rPr>
                <w:sz w:val="22"/>
                <w:szCs w:val="22"/>
              </w:rPr>
            </w:pPr>
            <w:r w:rsidRPr="00A72E1E">
              <w:rPr>
                <w:sz w:val="22"/>
                <w:szCs w:val="22"/>
              </w:rPr>
              <w:t>Tuleja ślizgowa odwodzenia</w:t>
            </w:r>
            <w:r w:rsidR="008C280C">
              <w:rPr>
                <w:sz w:val="22"/>
                <w:szCs w:val="22"/>
                <w:vertAlign w:val="superscript"/>
              </w:rPr>
              <w:t>2</w:t>
            </w:r>
          </w:p>
        </w:tc>
        <w:tc>
          <w:tcPr>
            <w:tcW w:w="1057" w:type="dxa"/>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w:t>
            </w:r>
            <w:r w:rsidRPr="00A72E1E">
              <w:rPr>
                <w:rFonts w:ascii="Times New Roman" w:hAnsi="Times New Roman" w:cs="Times New Roman"/>
                <w:color w:val="000000"/>
              </w:rPr>
              <w:t xml:space="preserve"> (0)</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05</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p>
        </w:tc>
        <w:tc>
          <w:tcPr>
            <w:tcW w:w="1057" w:type="dxa"/>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w:t>
            </w:r>
            <w:r w:rsidRPr="00A72E1E">
              <w:rPr>
                <w:rFonts w:ascii="Times New Roman" w:hAnsi="Times New Roman" w:cs="Times New Roman"/>
                <w:color w:val="000000"/>
              </w:rPr>
              <w:t xml:space="preserve"> (0)</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p>
        </w:tc>
      </w:tr>
      <w:tr w:rsidR="00A72E1E" w:rsidRPr="00A72E1E" w:rsidTr="005A6C50">
        <w:trPr>
          <w:trHeight w:val="300"/>
        </w:trPr>
        <w:tc>
          <w:tcPr>
            <w:tcW w:w="449" w:type="dxa"/>
            <w:tcBorders>
              <w:bottom w:val="single" w:sz="18" w:space="0" w:color="00B050"/>
            </w:tcBorders>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4</w:t>
            </w:r>
          </w:p>
        </w:tc>
        <w:tc>
          <w:tcPr>
            <w:tcW w:w="2494" w:type="dxa"/>
            <w:tcBorders>
              <w:bottom w:val="single" w:sz="18" w:space="0" w:color="00B050"/>
            </w:tcBorders>
            <w:noWrap/>
            <w:vAlign w:val="center"/>
            <w:hideMark/>
          </w:tcPr>
          <w:p w:rsidR="00A72E1E" w:rsidRPr="008C280C" w:rsidRDefault="00A72E1E" w:rsidP="005A6C50">
            <w:pPr>
              <w:pStyle w:val="Tekstnormalny"/>
              <w:spacing w:line="240" w:lineRule="auto"/>
              <w:jc w:val="left"/>
              <w:rPr>
                <w:sz w:val="22"/>
                <w:szCs w:val="22"/>
                <w:vertAlign w:val="superscript"/>
              </w:rPr>
            </w:pPr>
            <w:r w:rsidRPr="00A72E1E">
              <w:rPr>
                <w:sz w:val="22"/>
                <w:szCs w:val="22"/>
              </w:rPr>
              <w:t>Wałek odwodzenia</w:t>
            </w:r>
            <w:r w:rsidR="008C280C">
              <w:rPr>
                <w:sz w:val="22"/>
                <w:szCs w:val="22"/>
                <w:vertAlign w:val="superscript"/>
              </w:rPr>
              <w:t>3</w:t>
            </w:r>
          </w:p>
        </w:tc>
        <w:tc>
          <w:tcPr>
            <w:tcW w:w="1057" w:type="dxa"/>
            <w:tcBorders>
              <w:bottom w:val="single" w:sz="18" w:space="0" w:color="00B050"/>
            </w:tcBorders>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w:t>
            </w:r>
            <w:r w:rsidRPr="00A72E1E">
              <w:rPr>
                <w:rFonts w:ascii="Times New Roman" w:hAnsi="Times New Roman" w:cs="Times New Roman"/>
                <w:color w:val="000000"/>
              </w:rPr>
              <w:t xml:space="preserve"> (0</w:t>
            </w:r>
            <w:r>
              <w:rPr>
                <w:rFonts w:ascii="Times New Roman" w:hAnsi="Times New Roman" w:cs="Times New Roman"/>
                <w:color w:val="000000"/>
              </w:rPr>
              <w:t>,</w:t>
            </w:r>
            <w:r w:rsidRPr="00A72E1E">
              <w:rPr>
                <w:rFonts w:ascii="Times New Roman" w:hAnsi="Times New Roman" w:cs="Times New Roman"/>
                <w:color w:val="000000"/>
              </w:rPr>
              <w:t>1)</w:t>
            </w:r>
          </w:p>
        </w:tc>
        <w:tc>
          <w:tcPr>
            <w:tcW w:w="1058" w:type="dxa"/>
            <w:tcBorders>
              <w:bottom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w:t>
            </w:r>
          </w:p>
        </w:tc>
        <w:tc>
          <w:tcPr>
            <w:tcW w:w="1057" w:type="dxa"/>
            <w:tcBorders>
              <w:bottom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2</w:t>
            </w:r>
          </w:p>
        </w:tc>
        <w:tc>
          <w:tcPr>
            <w:tcW w:w="1058" w:type="dxa"/>
            <w:tcBorders>
              <w:bottom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05</w:t>
            </w:r>
          </w:p>
        </w:tc>
        <w:tc>
          <w:tcPr>
            <w:tcW w:w="1057" w:type="dxa"/>
            <w:tcBorders>
              <w:bottom w:val="single" w:sz="18" w:space="0" w:color="00B050"/>
            </w:tcBorders>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w:t>
            </w:r>
            <w:r w:rsidRPr="00A72E1E">
              <w:rPr>
                <w:rFonts w:ascii="Times New Roman" w:hAnsi="Times New Roman" w:cs="Times New Roman"/>
                <w:color w:val="000000"/>
              </w:rPr>
              <w:t xml:space="preserve"> (0)</w:t>
            </w:r>
          </w:p>
        </w:tc>
        <w:tc>
          <w:tcPr>
            <w:tcW w:w="1058" w:type="dxa"/>
            <w:tcBorders>
              <w:bottom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05</w:t>
            </w:r>
          </w:p>
        </w:tc>
      </w:tr>
      <w:tr w:rsidR="00A72E1E" w:rsidRPr="00A72E1E" w:rsidTr="005A6C50">
        <w:trPr>
          <w:trHeight w:val="300"/>
        </w:trPr>
        <w:tc>
          <w:tcPr>
            <w:tcW w:w="449" w:type="dxa"/>
            <w:tcBorders>
              <w:top w:val="single" w:sz="18" w:space="0" w:color="00B050"/>
            </w:tcBorders>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5</w:t>
            </w:r>
          </w:p>
        </w:tc>
        <w:tc>
          <w:tcPr>
            <w:tcW w:w="2494" w:type="dxa"/>
            <w:tcBorders>
              <w:top w:val="single" w:sz="18" w:space="0" w:color="00B050"/>
            </w:tcBorders>
            <w:noWrap/>
            <w:vAlign w:val="center"/>
            <w:hideMark/>
          </w:tcPr>
          <w:p w:rsidR="00A72E1E" w:rsidRPr="00A72E1E" w:rsidRDefault="00A72E1E" w:rsidP="005A6C50">
            <w:pPr>
              <w:pStyle w:val="Tekstnormalny"/>
              <w:spacing w:line="240" w:lineRule="auto"/>
              <w:jc w:val="left"/>
              <w:rPr>
                <w:sz w:val="22"/>
                <w:szCs w:val="22"/>
              </w:rPr>
            </w:pPr>
            <w:r w:rsidRPr="00A72E1E">
              <w:rPr>
                <w:sz w:val="22"/>
                <w:szCs w:val="22"/>
              </w:rPr>
              <w:t>Kątownik tylny lewy/prawy</w:t>
            </w:r>
          </w:p>
        </w:tc>
        <w:tc>
          <w:tcPr>
            <w:tcW w:w="1057" w:type="dxa"/>
            <w:tcBorders>
              <w:top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25</w:t>
            </w:r>
          </w:p>
        </w:tc>
        <w:tc>
          <w:tcPr>
            <w:tcW w:w="1058" w:type="dxa"/>
            <w:tcBorders>
              <w:top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25</w:t>
            </w:r>
          </w:p>
        </w:tc>
        <w:tc>
          <w:tcPr>
            <w:tcW w:w="1057" w:type="dxa"/>
            <w:tcBorders>
              <w:top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15</w:t>
            </w:r>
          </w:p>
        </w:tc>
        <w:tc>
          <w:tcPr>
            <w:tcW w:w="1058" w:type="dxa"/>
            <w:tcBorders>
              <w:top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14</w:t>
            </w:r>
          </w:p>
        </w:tc>
        <w:tc>
          <w:tcPr>
            <w:tcW w:w="1057" w:type="dxa"/>
            <w:tcBorders>
              <w:top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14</w:t>
            </w:r>
          </w:p>
        </w:tc>
        <w:tc>
          <w:tcPr>
            <w:tcW w:w="1058" w:type="dxa"/>
            <w:tcBorders>
              <w:top w:val="single" w:sz="18" w:space="0" w:color="00B05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54</w:t>
            </w:r>
          </w:p>
        </w:tc>
      </w:tr>
      <w:tr w:rsidR="00A72E1E" w:rsidRPr="00A72E1E" w:rsidTr="005A6C50">
        <w:trPr>
          <w:trHeight w:val="300"/>
        </w:trPr>
        <w:tc>
          <w:tcPr>
            <w:tcW w:w="449" w:type="dxa"/>
            <w:tcBorders>
              <w:bottom w:val="single" w:sz="18" w:space="0" w:color="0070C0"/>
            </w:tcBorders>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6</w:t>
            </w:r>
          </w:p>
        </w:tc>
        <w:tc>
          <w:tcPr>
            <w:tcW w:w="2494" w:type="dxa"/>
            <w:tcBorders>
              <w:bottom w:val="single" w:sz="18" w:space="0" w:color="0070C0"/>
            </w:tcBorders>
            <w:noWrap/>
            <w:vAlign w:val="center"/>
            <w:hideMark/>
          </w:tcPr>
          <w:p w:rsidR="00A72E1E" w:rsidRPr="008C280C" w:rsidRDefault="00A72E1E" w:rsidP="005A6C50">
            <w:pPr>
              <w:pStyle w:val="Tekstnormalny"/>
              <w:spacing w:line="240" w:lineRule="auto"/>
              <w:jc w:val="left"/>
              <w:rPr>
                <w:sz w:val="22"/>
                <w:szCs w:val="22"/>
                <w:vertAlign w:val="superscript"/>
              </w:rPr>
            </w:pPr>
            <w:r w:rsidRPr="00A72E1E">
              <w:rPr>
                <w:sz w:val="22"/>
                <w:szCs w:val="22"/>
              </w:rPr>
              <w:t>Zakrzywiona prowadnica (do karetki</w:t>
            </w:r>
            <w:r>
              <w:rPr>
                <w:sz w:val="22"/>
                <w:szCs w:val="22"/>
              </w:rPr>
              <w:t>/do osi obrotu Z</w:t>
            </w:r>
            <w:r w:rsidRPr="00A72E1E">
              <w:rPr>
                <w:sz w:val="22"/>
                <w:szCs w:val="22"/>
              </w:rPr>
              <w:t>)</w:t>
            </w:r>
            <w:r w:rsidR="008C280C">
              <w:rPr>
                <w:sz w:val="22"/>
                <w:szCs w:val="22"/>
                <w:vertAlign w:val="superscript"/>
              </w:rPr>
              <w:t>4</w:t>
            </w:r>
          </w:p>
        </w:tc>
        <w:tc>
          <w:tcPr>
            <w:tcW w:w="1057" w:type="dxa"/>
            <w:tcBorders>
              <w:bottom w:val="single" w:sz="18" w:space="0" w:color="0070C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3</w:t>
            </w:r>
            <w:r>
              <w:rPr>
                <w:rFonts w:ascii="Times New Roman" w:hAnsi="Times New Roman" w:cs="Times New Roman"/>
                <w:color w:val="000000"/>
              </w:rPr>
              <w:t>/0,95</w:t>
            </w:r>
          </w:p>
        </w:tc>
        <w:tc>
          <w:tcPr>
            <w:tcW w:w="1058" w:type="dxa"/>
            <w:tcBorders>
              <w:bottom w:val="single" w:sz="18" w:space="0" w:color="0070C0"/>
            </w:tcBorders>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0,</w:t>
            </w:r>
            <w:r w:rsidRPr="00A72E1E">
              <w:rPr>
                <w:rFonts w:ascii="Times New Roman" w:hAnsi="Times New Roman" w:cs="Times New Roman"/>
                <w:color w:val="000000"/>
              </w:rPr>
              <w:t>5</w:t>
            </w:r>
            <w:r>
              <w:rPr>
                <w:rFonts w:ascii="Times New Roman" w:hAnsi="Times New Roman" w:cs="Times New Roman"/>
                <w:color w:val="000000"/>
              </w:rPr>
              <w:t>/0,85</w:t>
            </w:r>
          </w:p>
        </w:tc>
        <w:tc>
          <w:tcPr>
            <w:tcW w:w="1057" w:type="dxa"/>
            <w:tcBorders>
              <w:bottom w:val="single" w:sz="18" w:space="0" w:color="0070C0"/>
            </w:tcBorders>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0,</w:t>
            </w:r>
            <w:r w:rsidRPr="00A72E1E">
              <w:rPr>
                <w:rFonts w:ascii="Times New Roman" w:hAnsi="Times New Roman" w:cs="Times New Roman"/>
                <w:color w:val="000000"/>
              </w:rPr>
              <w:t>3</w:t>
            </w:r>
            <w:r>
              <w:rPr>
                <w:rFonts w:ascii="Times New Roman" w:hAnsi="Times New Roman" w:cs="Times New Roman"/>
                <w:color w:val="000000"/>
              </w:rPr>
              <w:t>/0,3</w:t>
            </w:r>
          </w:p>
        </w:tc>
        <w:tc>
          <w:tcPr>
            <w:tcW w:w="1058" w:type="dxa"/>
            <w:tcBorders>
              <w:bottom w:val="single" w:sz="18" w:space="0" w:color="0070C0"/>
            </w:tcBorders>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0,</w:t>
            </w:r>
            <w:r w:rsidRPr="00A72E1E">
              <w:rPr>
                <w:rFonts w:ascii="Times New Roman" w:hAnsi="Times New Roman" w:cs="Times New Roman"/>
                <w:color w:val="000000"/>
              </w:rPr>
              <w:t>03</w:t>
            </w:r>
            <w:r>
              <w:rPr>
                <w:rFonts w:ascii="Times New Roman" w:hAnsi="Times New Roman" w:cs="Times New Roman"/>
                <w:color w:val="000000"/>
              </w:rPr>
              <w:t>/0,03</w:t>
            </w:r>
          </w:p>
        </w:tc>
        <w:tc>
          <w:tcPr>
            <w:tcW w:w="1057" w:type="dxa"/>
            <w:tcBorders>
              <w:bottom w:val="single" w:sz="18" w:space="0" w:color="0070C0"/>
            </w:tcBorders>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0,</w:t>
            </w:r>
            <w:r w:rsidRPr="00A72E1E">
              <w:rPr>
                <w:rFonts w:ascii="Times New Roman" w:hAnsi="Times New Roman" w:cs="Times New Roman"/>
                <w:color w:val="000000"/>
              </w:rPr>
              <w:t>17</w:t>
            </w:r>
            <w:r>
              <w:rPr>
                <w:rFonts w:ascii="Times New Roman" w:hAnsi="Times New Roman" w:cs="Times New Roman"/>
                <w:color w:val="000000"/>
              </w:rPr>
              <w:t>/0,17</w:t>
            </w:r>
          </w:p>
        </w:tc>
        <w:tc>
          <w:tcPr>
            <w:tcW w:w="1058" w:type="dxa"/>
            <w:tcBorders>
              <w:bottom w:val="single" w:sz="18" w:space="0" w:color="0070C0"/>
            </w:tcBorders>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0,</w:t>
            </w:r>
            <w:r w:rsidRPr="00A72E1E">
              <w:rPr>
                <w:rFonts w:ascii="Times New Roman" w:hAnsi="Times New Roman" w:cs="Times New Roman"/>
                <w:color w:val="000000"/>
              </w:rPr>
              <w:t>56</w:t>
            </w:r>
            <w:r>
              <w:rPr>
                <w:rFonts w:ascii="Times New Roman" w:hAnsi="Times New Roman" w:cs="Times New Roman"/>
                <w:color w:val="000000"/>
              </w:rPr>
              <w:t>/0,56</w:t>
            </w:r>
          </w:p>
        </w:tc>
      </w:tr>
      <w:tr w:rsidR="00A72E1E" w:rsidRPr="00A72E1E" w:rsidTr="005A6C50">
        <w:trPr>
          <w:trHeight w:val="300"/>
        </w:trPr>
        <w:tc>
          <w:tcPr>
            <w:tcW w:w="449" w:type="dxa"/>
            <w:tcBorders>
              <w:top w:val="single" w:sz="18" w:space="0" w:color="0070C0"/>
            </w:tcBorders>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7</w:t>
            </w:r>
          </w:p>
        </w:tc>
        <w:tc>
          <w:tcPr>
            <w:tcW w:w="2494" w:type="dxa"/>
            <w:tcBorders>
              <w:top w:val="single" w:sz="18" w:space="0" w:color="0070C0"/>
            </w:tcBorders>
            <w:noWrap/>
            <w:vAlign w:val="center"/>
            <w:hideMark/>
          </w:tcPr>
          <w:p w:rsidR="00A72E1E" w:rsidRPr="008C280C" w:rsidRDefault="00A72E1E" w:rsidP="005A6C50">
            <w:pPr>
              <w:pStyle w:val="Tekstnormalny"/>
              <w:spacing w:line="240" w:lineRule="auto"/>
              <w:jc w:val="left"/>
              <w:rPr>
                <w:sz w:val="22"/>
                <w:szCs w:val="22"/>
                <w:vertAlign w:val="superscript"/>
              </w:rPr>
            </w:pPr>
            <w:r w:rsidRPr="00A72E1E">
              <w:rPr>
                <w:sz w:val="22"/>
                <w:szCs w:val="22"/>
              </w:rPr>
              <w:t>Karetka prowadnicy</w:t>
            </w:r>
            <w:r w:rsidR="008C280C">
              <w:rPr>
                <w:sz w:val="22"/>
                <w:szCs w:val="22"/>
                <w:vertAlign w:val="superscript"/>
              </w:rPr>
              <w:t>5</w:t>
            </w:r>
          </w:p>
        </w:tc>
        <w:tc>
          <w:tcPr>
            <w:tcW w:w="1057" w:type="dxa"/>
            <w:tcBorders>
              <w:top w:val="single" w:sz="18" w:space="0" w:color="0070C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2</w:t>
            </w:r>
          </w:p>
        </w:tc>
        <w:tc>
          <w:tcPr>
            <w:tcW w:w="1058" w:type="dxa"/>
            <w:tcBorders>
              <w:top w:val="single" w:sz="18" w:space="0" w:color="0070C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3</w:t>
            </w:r>
          </w:p>
        </w:tc>
        <w:tc>
          <w:tcPr>
            <w:tcW w:w="1057" w:type="dxa"/>
            <w:tcBorders>
              <w:top w:val="single" w:sz="18" w:space="0" w:color="0070C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3</w:t>
            </w:r>
          </w:p>
        </w:tc>
        <w:tc>
          <w:tcPr>
            <w:tcW w:w="1058" w:type="dxa"/>
            <w:tcBorders>
              <w:top w:val="single" w:sz="18" w:space="0" w:color="0070C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16</w:t>
            </w:r>
          </w:p>
        </w:tc>
        <w:tc>
          <w:tcPr>
            <w:tcW w:w="1057" w:type="dxa"/>
            <w:tcBorders>
              <w:top w:val="single" w:sz="18" w:space="0" w:color="0070C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14</w:t>
            </w:r>
          </w:p>
        </w:tc>
        <w:tc>
          <w:tcPr>
            <w:tcW w:w="1058" w:type="dxa"/>
            <w:tcBorders>
              <w:top w:val="single" w:sz="18" w:space="0" w:color="0070C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16</w:t>
            </w:r>
          </w:p>
        </w:tc>
      </w:tr>
      <w:tr w:rsidR="00A72E1E" w:rsidRPr="00A72E1E" w:rsidTr="005A6C50">
        <w:trPr>
          <w:trHeight w:val="300"/>
        </w:trPr>
        <w:tc>
          <w:tcPr>
            <w:tcW w:w="449" w:type="dxa"/>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8</w:t>
            </w:r>
          </w:p>
        </w:tc>
        <w:tc>
          <w:tcPr>
            <w:tcW w:w="2494" w:type="dxa"/>
            <w:noWrap/>
            <w:vAlign w:val="center"/>
            <w:hideMark/>
          </w:tcPr>
          <w:p w:rsidR="00A72E1E" w:rsidRPr="00A72E1E" w:rsidRDefault="00A72E1E" w:rsidP="005A6C50">
            <w:pPr>
              <w:pStyle w:val="Tekstnormalny"/>
              <w:spacing w:line="240" w:lineRule="auto"/>
              <w:jc w:val="left"/>
              <w:rPr>
                <w:sz w:val="22"/>
                <w:szCs w:val="22"/>
              </w:rPr>
            </w:pPr>
            <w:r w:rsidRPr="00A72E1E">
              <w:rPr>
                <w:sz w:val="22"/>
                <w:szCs w:val="22"/>
              </w:rPr>
              <w:t>Płytka zginania do karetki</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15</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15</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15</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08</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56</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08</w:t>
            </w:r>
          </w:p>
        </w:tc>
      </w:tr>
      <w:tr w:rsidR="00A72E1E" w:rsidRPr="00A72E1E" w:rsidTr="005A6C50">
        <w:trPr>
          <w:trHeight w:val="300"/>
        </w:trPr>
        <w:tc>
          <w:tcPr>
            <w:tcW w:w="449" w:type="dxa"/>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9</w:t>
            </w:r>
          </w:p>
        </w:tc>
        <w:tc>
          <w:tcPr>
            <w:tcW w:w="2494" w:type="dxa"/>
            <w:noWrap/>
            <w:vAlign w:val="center"/>
            <w:hideMark/>
          </w:tcPr>
          <w:p w:rsidR="00A72E1E" w:rsidRPr="00A72E1E" w:rsidRDefault="00A72E1E" w:rsidP="005A6C50">
            <w:pPr>
              <w:pStyle w:val="Tekstnormalny"/>
              <w:spacing w:line="240" w:lineRule="auto"/>
              <w:jc w:val="left"/>
              <w:rPr>
                <w:sz w:val="22"/>
                <w:szCs w:val="22"/>
              </w:rPr>
            </w:pPr>
            <w:r w:rsidRPr="00A72E1E">
              <w:rPr>
                <w:sz w:val="22"/>
                <w:szCs w:val="22"/>
              </w:rPr>
              <w:t>Płytka zginania liniowa</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15</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15</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25</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08</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59</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08</w:t>
            </w:r>
          </w:p>
        </w:tc>
      </w:tr>
      <w:tr w:rsidR="00A72E1E" w:rsidRPr="00A72E1E" w:rsidTr="005A6C50">
        <w:trPr>
          <w:trHeight w:val="300"/>
        </w:trPr>
        <w:tc>
          <w:tcPr>
            <w:tcW w:w="449" w:type="dxa"/>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10</w:t>
            </w:r>
          </w:p>
        </w:tc>
        <w:tc>
          <w:tcPr>
            <w:tcW w:w="2494" w:type="dxa"/>
            <w:noWrap/>
            <w:vAlign w:val="center"/>
            <w:hideMark/>
          </w:tcPr>
          <w:p w:rsidR="00A72E1E" w:rsidRPr="00A72E1E" w:rsidRDefault="00A72E1E" w:rsidP="005A6C50">
            <w:pPr>
              <w:pStyle w:val="Tekstnormalny"/>
              <w:spacing w:line="240" w:lineRule="auto"/>
              <w:jc w:val="left"/>
              <w:rPr>
                <w:sz w:val="22"/>
                <w:szCs w:val="22"/>
              </w:rPr>
            </w:pPr>
            <w:r w:rsidRPr="00A72E1E">
              <w:rPr>
                <w:sz w:val="22"/>
                <w:szCs w:val="22"/>
              </w:rPr>
              <w:t>Tuleja ślizgowa zginania</w:t>
            </w:r>
            <w:r w:rsidR="008C280C">
              <w:rPr>
                <w:sz w:val="22"/>
                <w:szCs w:val="22"/>
                <w:vertAlign w:val="superscript"/>
              </w:rPr>
              <w:t>2</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05</w:t>
            </w:r>
          </w:p>
        </w:tc>
        <w:tc>
          <w:tcPr>
            <w:tcW w:w="1058"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p>
        </w:tc>
        <w:tc>
          <w:tcPr>
            <w:tcW w:w="1057" w:type="dxa"/>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p>
        </w:tc>
        <w:tc>
          <w:tcPr>
            <w:tcW w:w="1058" w:type="dxa"/>
            <w:vAlign w:val="center"/>
          </w:tcPr>
          <w:p w:rsidR="00A72E1E" w:rsidRPr="00A72E1E" w:rsidRDefault="005A6C50" w:rsidP="005A6C50">
            <w:pPr>
              <w:jc w:val="center"/>
              <w:rPr>
                <w:rFonts w:ascii="Times New Roman" w:hAnsi="Times New Roman" w:cs="Times New Roman"/>
                <w:color w:val="000000"/>
              </w:rPr>
            </w:pPr>
            <w:r>
              <w:rPr>
                <w:rFonts w:ascii="Times New Roman" w:hAnsi="Times New Roman" w:cs="Times New Roman"/>
                <w:color w:val="000000"/>
              </w:rPr>
              <w:t>0</w:t>
            </w:r>
          </w:p>
        </w:tc>
        <w:tc>
          <w:tcPr>
            <w:tcW w:w="1057" w:type="dxa"/>
            <w:vAlign w:val="center"/>
          </w:tcPr>
          <w:p w:rsidR="00A72E1E" w:rsidRPr="00A72E1E" w:rsidRDefault="005A6C50" w:rsidP="005A6C50">
            <w:pPr>
              <w:jc w:val="center"/>
              <w:rPr>
                <w:rFonts w:ascii="Times New Roman" w:hAnsi="Times New Roman" w:cs="Times New Roman"/>
                <w:color w:val="000000"/>
              </w:rPr>
            </w:pPr>
            <w:r>
              <w:rPr>
                <w:rFonts w:ascii="Times New Roman" w:hAnsi="Times New Roman" w:cs="Times New Roman"/>
                <w:color w:val="000000"/>
              </w:rPr>
              <w:t>0</w:t>
            </w:r>
          </w:p>
        </w:tc>
        <w:tc>
          <w:tcPr>
            <w:tcW w:w="1058" w:type="dxa"/>
            <w:vAlign w:val="center"/>
          </w:tcPr>
          <w:p w:rsidR="00A72E1E" w:rsidRPr="00A72E1E" w:rsidRDefault="005A6C50" w:rsidP="005A6C50">
            <w:pPr>
              <w:jc w:val="center"/>
              <w:rPr>
                <w:rFonts w:ascii="Times New Roman" w:hAnsi="Times New Roman" w:cs="Times New Roman"/>
                <w:color w:val="000000"/>
              </w:rPr>
            </w:pPr>
            <w:r>
              <w:rPr>
                <w:rFonts w:ascii="Times New Roman" w:hAnsi="Times New Roman" w:cs="Times New Roman"/>
                <w:color w:val="000000"/>
              </w:rPr>
              <w:t>0</w:t>
            </w:r>
          </w:p>
        </w:tc>
      </w:tr>
      <w:tr w:rsidR="00A72E1E" w:rsidRPr="00A72E1E" w:rsidTr="005A6C50">
        <w:trPr>
          <w:trHeight w:val="300"/>
        </w:trPr>
        <w:tc>
          <w:tcPr>
            <w:tcW w:w="449" w:type="dxa"/>
            <w:tcBorders>
              <w:bottom w:val="single" w:sz="18" w:space="0" w:color="FF0000"/>
            </w:tcBorders>
            <w:noWrap/>
            <w:vAlign w:val="center"/>
            <w:hideMark/>
          </w:tcPr>
          <w:p w:rsidR="00A72E1E" w:rsidRPr="00A72E1E" w:rsidRDefault="00A72E1E" w:rsidP="005A6C50">
            <w:pPr>
              <w:pStyle w:val="Tekstnormalny"/>
              <w:spacing w:line="240" w:lineRule="auto"/>
              <w:jc w:val="center"/>
              <w:rPr>
                <w:sz w:val="22"/>
                <w:szCs w:val="22"/>
              </w:rPr>
            </w:pPr>
            <w:r w:rsidRPr="00A72E1E">
              <w:rPr>
                <w:sz w:val="22"/>
                <w:szCs w:val="22"/>
              </w:rPr>
              <w:t>11</w:t>
            </w:r>
          </w:p>
        </w:tc>
        <w:tc>
          <w:tcPr>
            <w:tcW w:w="2494" w:type="dxa"/>
            <w:tcBorders>
              <w:bottom w:val="single" w:sz="18" w:space="0" w:color="FF0000"/>
            </w:tcBorders>
            <w:noWrap/>
            <w:vAlign w:val="center"/>
            <w:hideMark/>
          </w:tcPr>
          <w:p w:rsidR="00A72E1E" w:rsidRPr="008C280C" w:rsidRDefault="00A72E1E" w:rsidP="005A6C50">
            <w:pPr>
              <w:pStyle w:val="Tekstnormalny"/>
              <w:spacing w:line="240" w:lineRule="auto"/>
              <w:jc w:val="left"/>
              <w:rPr>
                <w:sz w:val="22"/>
                <w:szCs w:val="22"/>
                <w:vertAlign w:val="superscript"/>
              </w:rPr>
            </w:pPr>
            <w:r w:rsidRPr="00A72E1E">
              <w:rPr>
                <w:sz w:val="22"/>
                <w:szCs w:val="22"/>
              </w:rPr>
              <w:t>Wałek zginania</w:t>
            </w:r>
            <w:r w:rsidR="008C280C">
              <w:rPr>
                <w:sz w:val="22"/>
                <w:szCs w:val="22"/>
                <w:vertAlign w:val="superscript"/>
              </w:rPr>
              <w:t>3</w:t>
            </w:r>
          </w:p>
        </w:tc>
        <w:tc>
          <w:tcPr>
            <w:tcW w:w="1057" w:type="dxa"/>
            <w:tcBorders>
              <w:bottom w:val="single" w:sz="18" w:space="0" w:color="FF000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w:t>
            </w:r>
          </w:p>
        </w:tc>
        <w:tc>
          <w:tcPr>
            <w:tcW w:w="1058" w:type="dxa"/>
            <w:tcBorders>
              <w:bottom w:val="single" w:sz="18" w:space="0" w:color="FF000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w:t>
            </w:r>
          </w:p>
        </w:tc>
        <w:tc>
          <w:tcPr>
            <w:tcW w:w="1057" w:type="dxa"/>
            <w:tcBorders>
              <w:bottom w:val="single" w:sz="18" w:space="0" w:color="FF000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1</w:t>
            </w:r>
          </w:p>
        </w:tc>
        <w:tc>
          <w:tcPr>
            <w:tcW w:w="1058" w:type="dxa"/>
            <w:tcBorders>
              <w:bottom w:val="single" w:sz="18" w:space="0" w:color="FF0000"/>
            </w:tcBorders>
            <w:vAlign w:val="center"/>
          </w:tcPr>
          <w:p w:rsidR="00A72E1E" w:rsidRPr="00A72E1E" w:rsidRDefault="00A72E1E" w:rsidP="005A6C50">
            <w:pPr>
              <w:jc w:val="center"/>
              <w:rPr>
                <w:rFonts w:ascii="Times New Roman" w:hAnsi="Times New Roman" w:cs="Times New Roman"/>
                <w:color w:val="000000"/>
              </w:rPr>
            </w:pPr>
            <w:r>
              <w:rPr>
                <w:rFonts w:ascii="Times New Roman" w:hAnsi="Times New Roman" w:cs="Times New Roman"/>
                <w:color w:val="000000"/>
              </w:rPr>
              <w:t>-</w:t>
            </w:r>
            <w:r w:rsidR="00C11A94">
              <w:rPr>
                <w:rFonts w:ascii="Times New Roman" w:hAnsi="Times New Roman" w:cs="Times New Roman"/>
                <w:color w:val="000000"/>
              </w:rPr>
              <w:t xml:space="preserve"> (0)</w:t>
            </w:r>
          </w:p>
        </w:tc>
        <w:tc>
          <w:tcPr>
            <w:tcW w:w="1057" w:type="dxa"/>
            <w:tcBorders>
              <w:bottom w:val="single" w:sz="18" w:space="0" w:color="FF000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06</w:t>
            </w:r>
          </w:p>
        </w:tc>
        <w:tc>
          <w:tcPr>
            <w:tcW w:w="1058" w:type="dxa"/>
            <w:tcBorders>
              <w:bottom w:val="single" w:sz="18" w:space="0" w:color="FF0000"/>
            </w:tcBorders>
            <w:vAlign w:val="center"/>
          </w:tcPr>
          <w:p w:rsidR="00A72E1E" w:rsidRPr="00A72E1E" w:rsidRDefault="00A72E1E" w:rsidP="005A6C50">
            <w:pPr>
              <w:jc w:val="center"/>
              <w:rPr>
                <w:rFonts w:ascii="Times New Roman" w:hAnsi="Times New Roman" w:cs="Times New Roman"/>
                <w:color w:val="000000"/>
              </w:rPr>
            </w:pPr>
            <w:r w:rsidRPr="00A72E1E">
              <w:rPr>
                <w:rFonts w:ascii="Times New Roman" w:hAnsi="Times New Roman" w:cs="Times New Roman"/>
                <w:color w:val="000000"/>
              </w:rPr>
              <w:t>0</w:t>
            </w:r>
            <w:r>
              <w:rPr>
                <w:rFonts w:ascii="Times New Roman" w:hAnsi="Times New Roman" w:cs="Times New Roman"/>
                <w:color w:val="000000"/>
              </w:rPr>
              <w:t>,</w:t>
            </w:r>
            <w:r w:rsidRPr="00A72E1E">
              <w:rPr>
                <w:rFonts w:ascii="Times New Roman" w:hAnsi="Times New Roman" w:cs="Times New Roman"/>
                <w:color w:val="000000"/>
              </w:rPr>
              <w:t>06</w:t>
            </w:r>
          </w:p>
        </w:tc>
      </w:tr>
      <w:tr w:rsidR="005A6C50" w:rsidRPr="00A72E1E" w:rsidTr="005A6C50">
        <w:trPr>
          <w:trHeight w:val="300"/>
        </w:trPr>
        <w:tc>
          <w:tcPr>
            <w:tcW w:w="449" w:type="dxa"/>
            <w:tcBorders>
              <w:top w:val="single" w:sz="18" w:space="0" w:color="FF0000"/>
            </w:tcBorders>
            <w:noWrap/>
            <w:vAlign w:val="center"/>
            <w:hideMark/>
          </w:tcPr>
          <w:p w:rsidR="005A6C50" w:rsidRPr="00A72E1E" w:rsidRDefault="005A6C50" w:rsidP="005A6C50">
            <w:pPr>
              <w:pStyle w:val="Tekstnormalny"/>
              <w:spacing w:line="240" w:lineRule="auto"/>
              <w:jc w:val="center"/>
              <w:rPr>
                <w:sz w:val="22"/>
                <w:szCs w:val="22"/>
              </w:rPr>
            </w:pPr>
            <w:r w:rsidRPr="00A72E1E">
              <w:rPr>
                <w:sz w:val="22"/>
                <w:szCs w:val="22"/>
              </w:rPr>
              <w:t>12</w:t>
            </w:r>
          </w:p>
        </w:tc>
        <w:tc>
          <w:tcPr>
            <w:tcW w:w="2494" w:type="dxa"/>
            <w:tcBorders>
              <w:top w:val="single" w:sz="18" w:space="0" w:color="FF0000"/>
            </w:tcBorders>
            <w:noWrap/>
            <w:vAlign w:val="center"/>
            <w:hideMark/>
          </w:tcPr>
          <w:p w:rsidR="005A6C50" w:rsidRPr="00A72E1E" w:rsidRDefault="005A6C50" w:rsidP="005A6C50">
            <w:pPr>
              <w:pStyle w:val="Tekstnormalny"/>
              <w:spacing w:line="240" w:lineRule="auto"/>
              <w:jc w:val="left"/>
              <w:rPr>
                <w:sz w:val="22"/>
                <w:szCs w:val="22"/>
              </w:rPr>
            </w:pPr>
            <w:r w:rsidRPr="00A72E1E">
              <w:rPr>
                <w:sz w:val="22"/>
                <w:szCs w:val="22"/>
              </w:rPr>
              <w:t>Od płytki kątowej zginania do stabilizatora</w:t>
            </w:r>
          </w:p>
        </w:tc>
        <w:tc>
          <w:tcPr>
            <w:tcW w:w="6345" w:type="dxa"/>
            <w:gridSpan w:val="6"/>
            <w:tcBorders>
              <w:top w:val="single" w:sz="18" w:space="0" w:color="FF0000"/>
            </w:tcBorders>
            <w:vAlign w:val="center"/>
          </w:tcPr>
          <w:p w:rsidR="005A6C50" w:rsidRPr="00A72E1E" w:rsidRDefault="005A6C50" w:rsidP="005A6C50">
            <w:pPr>
              <w:jc w:val="center"/>
              <w:rPr>
                <w:rFonts w:ascii="Times New Roman" w:hAnsi="Times New Roman" w:cs="Times New Roman"/>
                <w:color w:val="000000"/>
              </w:rPr>
            </w:pPr>
            <w:r>
              <w:rPr>
                <w:rFonts w:ascii="Times New Roman" w:hAnsi="Times New Roman" w:cs="Times New Roman"/>
                <w:color w:val="000000"/>
              </w:rPr>
              <w:t xml:space="preserve">- (brak wpływu na położenie osi </w:t>
            </w:r>
            <w:r w:rsidR="007110F9">
              <w:rPr>
                <w:rFonts w:ascii="Times New Roman" w:hAnsi="Times New Roman" w:cs="Times New Roman"/>
                <w:color w:val="000000"/>
              </w:rPr>
              <w:t>urządzenia</w:t>
            </w:r>
            <w:r>
              <w:rPr>
                <w:rFonts w:ascii="Times New Roman" w:hAnsi="Times New Roman" w:cs="Times New Roman"/>
                <w:color w:val="000000"/>
              </w:rPr>
              <w:t>)</w:t>
            </w:r>
          </w:p>
        </w:tc>
      </w:tr>
    </w:tbl>
    <w:p w:rsidR="003D5199" w:rsidRDefault="003D5199" w:rsidP="004F017A">
      <w:pPr>
        <w:pStyle w:val="Legenda"/>
        <w:keepNext/>
        <w:spacing w:after="0"/>
        <w:jc w:val="left"/>
      </w:pPr>
    </w:p>
    <w:p w:rsidR="004F017A" w:rsidRDefault="004F017A" w:rsidP="004F017A">
      <w:pPr>
        <w:pStyle w:val="Legenda"/>
        <w:keepNext/>
        <w:spacing w:after="0"/>
        <w:jc w:val="left"/>
      </w:pPr>
      <w:r>
        <w:t xml:space="preserve">Tabela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Tabela \* ARABIC \s 1 </w:instrText>
      </w:r>
      <w:r w:rsidR="001E0B47">
        <w:fldChar w:fldCharType="separate"/>
      </w:r>
      <w:r w:rsidR="009F0CB6">
        <w:rPr>
          <w:noProof/>
        </w:rPr>
        <w:t>26</w:t>
      </w:r>
      <w:r w:rsidR="001E0B47">
        <w:rPr>
          <w:noProof/>
        </w:rPr>
        <w:fldChar w:fldCharType="end"/>
      </w:r>
      <w:r>
        <w:t xml:space="preserve"> – Niepewności liniowe i kątowe montażu części.</w:t>
      </w:r>
    </w:p>
    <w:tbl>
      <w:tblPr>
        <w:tblStyle w:val="Tabela-Siatka"/>
        <w:tblW w:w="0" w:type="auto"/>
        <w:tblLayout w:type="fixed"/>
        <w:tblLook w:val="04A0" w:firstRow="1" w:lastRow="0" w:firstColumn="1" w:lastColumn="0" w:noHBand="0" w:noVBand="1"/>
      </w:tblPr>
      <w:tblGrid>
        <w:gridCol w:w="449"/>
        <w:gridCol w:w="2494"/>
        <w:gridCol w:w="1057"/>
        <w:gridCol w:w="1058"/>
        <w:gridCol w:w="1057"/>
        <w:gridCol w:w="1058"/>
        <w:gridCol w:w="1057"/>
        <w:gridCol w:w="1058"/>
      </w:tblGrid>
      <w:tr w:rsidR="00404052" w:rsidRPr="00A72E1E" w:rsidTr="00FE0B8E">
        <w:trPr>
          <w:trHeight w:val="300"/>
        </w:trPr>
        <w:tc>
          <w:tcPr>
            <w:tcW w:w="449" w:type="dxa"/>
            <w:vMerge w:val="restart"/>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Nr</w:t>
            </w:r>
          </w:p>
        </w:tc>
        <w:tc>
          <w:tcPr>
            <w:tcW w:w="2494" w:type="dxa"/>
            <w:vMerge w:val="restart"/>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Nazwa części</w:t>
            </w:r>
          </w:p>
        </w:tc>
        <w:tc>
          <w:tcPr>
            <w:tcW w:w="3172" w:type="dxa"/>
            <w:gridSpan w:val="3"/>
            <w:vAlign w:val="center"/>
          </w:tcPr>
          <w:p w:rsidR="00404052" w:rsidRPr="00A72E1E" w:rsidRDefault="00107A61" w:rsidP="00FE0B8E">
            <w:pPr>
              <w:pStyle w:val="Tekstnormalny"/>
              <w:spacing w:line="240" w:lineRule="auto"/>
              <w:jc w:val="center"/>
              <w:rPr>
                <w:sz w:val="22"/>
                <w:szCs w:val="22"/>
              </w:rPr>
            </w:pPr>
            <w:r>
              <w:rPr>
                <w:sz w:val="22"/>
                <w:szCs w:val="22"/>
              </w:rPr>
              <w:t xml:space="preserve">± </w:t>
            </w:r>
            <w:r w:rsidR="00404052">
              <w:rPr>
                <w:sz w:val="22"/>
                <w:szCs w:val="22"/>
              </w:rPr>
              <w:t>Niepewność liniowa</w:t>
            </w:r>
            <w:r w:rsidR="00F81CEE">
              <w:rPr>
                <w:sz w:val="22"/>
                <w:szCs w:val="22"/>
              </w:rPr>
              <w:t xml:space="preserve"> [mm]</w:t>
            </w:r>
          </w:p>
        </w:tc>
        <w:tc>
          <w:tcPr>
            <w:tcW w:w="3173" w:type="dxa"/>
            <w:gridSpan w:val="3"/>
            <w:vAlign w:val="center"/>
          </w:tcPr>
          <w:p w:rsidR="00404052" w:rsidRPr="00A72E1E" w:rsidRDefault="00107A61" w:rsidP="00FE0B8E">
            <w:pPr>
              <w:pStyle w:val="Tekstnormalny"/>
              <w:spacing w:line="240" w:lineRule="auto"/>
              <w:jc w:val="center"/>
              <w:rPr>
                <w:sz w:val="22"/>
                <w:szCs w:val="22"/>
              </w:rPr>
            </w:pPr>
            <w:r>
              <w:rPr>
                <w:sz w:val="22"/>
                <w:szCs w:val="22"/>
              </w:rPr>
              <w:t xml:space="preserve">± </w:t>
            </w:r>
            <w:r w:rsidR="00404052">
              <w:rPr>
                <w:sz w:val="22"/>
                <w:szCs w:val="22"/>
              </w:rPr>
              <w:t>Niepewność kątowa</w:t>
            </w:r>
            <w:r w:rsidR="00F81CEE">
              <w:rPr>
                <w:sz w:val="22"/>
                <w:szCs w:val="22"/>
              </w:rPr>
              <w:t xml:space="preserve"> [</w:t>
            </w:r>
            <w:r w:rsidR="00F81CEE">
              <w:rPr>
                <w:sz w:val="22"/>
                <w:szCs w:val="22"/>
                <w:vertAlign w:val="superscript"/>
              </w:rPr>
              <w:t>o</w:t>
            </w:r>
            <w:r w:rsidR="00F81CEE">
              <w:rPr>
                <w:sz w:val="22"/>
                <w:szCs w:val="22"/>
              </w:rPr>
              <w:t>]</w:t>
            </w:r>
          </w:p>
        </w:tc>
      </w:tr>
      <w:tr w:rsidR="00404052" w:rsidRPr="00A72E1E" w:rsidTr="00FE0B8E">
        <w:trPr>
          <w:trHeight w:val="300"/>
        </w:trPr>
        <w:tc>
          <w:tcPr>
            <w:tcW w:w="449" w:type="dxa"/>
            <w:vMerge/>
            <w:noWrap/>
            <w:hideMark/>
          </w:tcPr>
          <w:p w:rsidR="00404052" w:rsidRPr="00A72E1E" w:rsidRDefault="00404052" w:rsidP="00FE0B8E">
            <w:pPr>
              <w:pStyle w:val="Tekstnormalny"/>
              <w:spacing w:line="240" w:lineRule="auto"/>
              <w:rPr>
                <w:sz w:val="22"/>
                <w:szCs w:val="22"/>
              </w:rPr>
            </w:pPr>
          </w:p>
        </w:tc>
        <w:tc>
          <w:tcPr>
            <w:tcW w:w="2494" w:type="dxa"/>
            <w:vMerge/>
            <w:noWrap/>
            <w:hideMark/>
          </w:tcPr>
          <w:p w:rsidR="00404052" w:rsidRPr="00A72E1E" w:rsidRDefault="00404052" w:rsidP="00FE0B8E">
            <w:pPr>
              <w:pStyle w:val="Tekstnormalny"/>
              <w:spacing w:line="240" w:lineRule="auto"/>
              <w:rPr>
                <w:sz w:val="22"/>
                <w:szCs w:val="22"/>
              </w:rPr>
            </w:pPr>
          </w:p>
        </w:tc>
        <w:tc>
          <w:tcPr>
            <w:tcW w:w="1057" w:type="dxa"/>
            <w:vAlign w:val="center"/>
          </w:tcPr>
          <w:p w:rsidR="00404052" w:rsidRPr="00A72E1E" w:rsidRDefault="00404052" w:rsidP="00FE0B8E">
            <w:pPr>
              <w:pStyle w:val="Tekstnormalny"/>
              <w:spacing w:line="240" w:lineRule="auto"/>
              <w:jc w:val="center"/>
              <w:rPr>
                <w:sz w:val="22"/>
                <w:szCs w:val="22"/>
              </w:rPr>
            </w:pPr>
            <w:r>
              <w:rPr>
                <w:sz w:val="22"/>
                <w:szCs w:val="22"/>
              </w:rPr>
              <w:t>x</w:t>
            </w:r>
          </w:p>
        </w:tc>
        <w:tc>
          <w:tcPr>
            <w:tcW w:w="1058" w:type="dxa"/>
            <w:vAlign w:val="center"/>
          </w:tcPr>
          <w:p w:rsidR="00404052" w:rsidRPr="00A72E1E" w:rsidRDefault="00404052" w:rsidP="00FE0B8E">
            <w:pPr>
              <w:pStyle w:val="Tekstnormalny"/>
              <w:spacing w:line="240" w:lineRule="auto"/>
              <w:jc w:val="center"/>
              <w:rPr>
                <w:sz w:val="22"/>
                <w:szCs w:val="22"/>
              </w:rPr>
            </w:pPr>
            <w:r>
              <w:rPr>
                <w:sz w:val="22"/>
                <w:szCs w:val="22"/>
              </w:rPr>
              <w:t>y</w:t>
            </w:r>
          </w:p>
        </w:tc>
        <w:tc>
          <w:tcPr>
            <w:tcW w:w="1057" w:type="dxa"/>
            <w:vAlign w:val="center"/>
          </w:tcPr>
          <w:p w:rsidR="00404052" w:rsidRPr="00A72E1E" w:rsidRDefault="00404052" w:rsidP="00FE0B8E">
            <w:pPr>
              <w:pStyle w:val="Tekstnormalny"/>
              <w:spacing w:line="240" w:lineRule="auto"/>
              <w:jc w:val="center"/>
              <w:rPr>
                <w:sz w:val="22"/>
                <w:szCs w:val="22"/>
              </w:rPr>
            </w:pPr>
            <w:r>
              <w:rPr>
                <w:sz w:val="22"/>
                <w:szCs w:val="22"/>
              </w:rPr>
              <w:t>z</w:t>
            </w:r>
          </w:p>
        </w:tc>
        <w:tc>
          <w:tcPr>
            <w:tcW w:w="1058" w:type="dxa"/>
            <w:vAlign w:val="center"/>
          </w:tcPr>
          <w:p w:rsidR="00404052" w:rsidRPr="00A72E1E" w:rsidRDefault="001E0B47" w:rsidP="00FE0B8E">
            <w:pPr>
              <w:jc w:val="center"/>
              <w:rPr>
                <w:color w:val="808080" w:themeColor="background1" w:themeShade="80"/>
                <w:sz w:val="24"/>
              </w:rP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x</m:t>
                    </m:r>
                  </m:sub>
                </m:sSub>
              </m:oMath>
            </m:oMathPara>
          </w:p>
        </w:tc>
        <w:tc>
          <w:tcPr>
            <w:tcW w:w="1057" w:type="dxa"/>
            <w:vAlign w:val="center"/>
          </w:tcPr>
          <w:p w:rsidR="00404052" w:rsidRPr="00A72E1E" w:rsidRDefault="001E0B47" w:rsidP="00FE0B8E">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y</m:t>
                    </m:r>
                  </m:sub>
                </m:sSub>
              </m:oMath>
            </m:oMathPara>
          </w:p>
        </w:tc>
        <w:tc>
          <w:tcPr>
            <w:tcW w:w="1058" w:type="dxa"/>
            <w:vAlign w:val="center"/>
          </w:tcPr>
          <w:p w:rsidR="00404052" w:rsidRPr="00A72E1E" w:rsidRDefault="001E0B47" w:rsidP="00FE0B8E">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z</m:t>
                    </m:r>
                  </m:sub>
                </m:sSub>
              </m:oMath>
            </m:oMathPara>
          </w:p>
        </w:tc>
      </w:tr>
      <w:tr w:rsidR="00404052" w:rsidRPr="00A72E1E" w:rsidTr="00F81CEE">
        <w:trPr>
          <w:trHeight w:val="300"/>
        </w:trPr>
        <w:tc>
          <w:tcPr>
            <w:tcW w:w="449" w:type="dxa"/>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1</w:t>
            </w:r>
          </w:p>
        </w:tc>
        <w:tc>
          <w:tcPr>
            <w:tcW w:w="2494" w:type="dxa"/>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Płyta tylna</w:t>
            </w:r>
          </w:p>
        </w:tc>
        <w:tc>
          <w:tcPr>
            <w:tcW w:w="1057" w:type="dxa"/>
            <w:vAlign w:val="center"/>
          </w:tcPr>
          <w:p w:rsidR="00404052" w:rsidRPr="008C280C" w:rsidRDefault="00261202" w:rsidP="00F81CEE">
            <w:pPr>
              <w:jc w:val="center"/>
              <w:rPr>
                <w:rFonts w:ascii="Times New Roman" w:hAnsi="Times New Roman" w:cs="Times New Roman"/>
                <w:color w:val="000000"/>
              </w:rPr>
            </w:pPr>
            <w:r w:rsidRPr="008C280C">
              <w:rPr>
                <w:rFonts w:ascii="Times New Roman" w:hAnsi="Times New Roman" w:cs="Times New Roman"/>
                <w:color w:val="000000"/>
              </w:rPr>
              <w:t>- (</w:t>
            </w:r>
            <w:r w:rsidR="00404052" w:rsidRPr="008C280C">
              <w:rPr>
                <w:rFonts w:ascii="Times New Roman" w:hAnsi="Times New Roman" w:cs="Times New Roman"/>
                <w:color w:val="000000"/>
              </w:rPr>
              <w:t>0</w:t>
            </w:r>
            <w:r w:rsidRPr="008C280C">
              <w:rPr>
                <w:rFonts w:ascii="Times New Roman" w:hAnsi="Times New Roman" w:cs="Times New Roman"/>
                <w:color w:val="000000"/>
              </w:rPr>
              <w:t>)</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r>
      <w:tr w:rsidR="00404052" w:rsidRPr="00A72E1E" w:rsidTr="00F81CEE">
        <w:trPr>
          <w:trHeight w:val="300"/>
        </w:trPr>
        <w:tc>
          <w:tcPr>
            <w:tcW w:w="449" w:type="dxa"/>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2</w:t>
            </w:r>
          </w:p>
        </w:tc>
        <w:tc>
          <w:tcPr>
            <w:tcW w:w="2494" w:type="dxa"/>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Płytka odwodzenia</w:t>
            </w:r>
          </w:p>
        </w:tc>
        <w:tc>
          <w:tcPr>
            <w:tcW w:w="1057" w:type="dxa"/>
            <w:vAlign w:val="center"/>
          </w:tcPr>
          <w:p w:rsidR="00404052" w:rsidRPr="008C280C" w:rsidRDefault="003B63ED" w:rsidP="00F81CEE">
            <w:pPr>
              <w:jc w:val="center"/>
              <w:rPr>
                <w:rFonts w:ascii="Times New Roman" w:hAnsi="Times New Roman" w:cs="Times New Roman"/>
                <w:color w:val="000000"/>
              </w:rPr>
            </w:pPr>
            <w:r w:rsidRPr="008C280C">
              <w:rPr>
                <w:rFonts w:ascii="Times New Roman" w:hAnsi="Times New Roman" w:cs="Times New Roman"/>
                <w:color w:val="000000"/>
              </w:rPr>
              <w:t>-</w:t>
            </w:r>
            <w:r w:rsidR="00404052" w:rsidRPr="008C280C">
              <w:rPr>
                <w:rFonts w:ascii="Times New Roman" w:hAnsi="Times New Roman" w:cs="Times New Roman"/>
                <w:color w:val="000000"/>
              </w:rPr>
              <w:t xml:space="preserve"> (0,5)</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 (0,60)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r>
      <w:tr w:rsidR="00404052" w:rsidRPr="00A72E1E" w:rsidTr="00F81CEE">
        <w:trPr>
          <w:trHeight w:val="300"/>
        </w:trPr>
        <w:tc>
          <w:tcPr>
            <w:tcW w:w="449" w:type="dxa"/>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3</w:t>
            </w:r>
          </w:p>
        </w:tc>
        <w:tc>
          <w:tcPr>
            <w:tcW w:w="2494" w:type="dxa"/>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Tuleja ślizgowa odwodzenia</w:t>
            </w:r>
          </w:p>
        </w:tc>
        <w:tc>
          <w:tcPr>
            <w:tcW w:w="1057" w:type="dxa"/>
            <w:vAlign w:val="center"/>
          </w:tcPr>
          <w:p w:rsidR="00404052" w:rsidRPr="008C280C" w:rsidRDefault="00261202" w:rsidP="00F81CEE">
            <w:pPr>
              <w:jc w:val="center"/>
              <w:rPr>
                <w:rFonts w:ascii="Times New Roman" w:hAnsi="Times New Roman" w:cs="Times New Roman"/>
                <w:color w:val="000000"/>
              </w:rPr>
            </w:pPr>
            <w:r w:rsidRPr="008C280C">
              <w:rPr>
                <w:rFonts w:ascii="Times New Roman" w:hAnsi="Times New Roman" w:cs="Times New Roman"/>
                <w:color w:val="000000"/>
              </w:rPr>
              <w:t>- (</w:t>
            </w:r>
            <w:r w:rsidR="00404052" w:rsidRPr="008C280C">
              <w:rPr>
                <w:rFonts w:ascii="Times New Roman" w:hAnsi="Times New Roman" w:cs="Times New Roman"/>
                <w:color w:val="000000"/>
              </w:rPr>
              <w:t>0</w:t>
            </w:r>
            <w:r w:rsidRPr="008C280C">
              <w:rPr>
                <w:rFonts w:ascii="Times New Roman" w:hAnsi="Times New Roman" w:cs="Times New Roman"/>
                <w:color w:val="000000"/>
              </w:rPr>
              <w:t>)</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 (0)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r>
      <w:tr w:rsidR="00404052" w:rsidRPr="00A72E1E" w:rsidTr="00F81CEE">
        <w:trPr>
          <w:trHeight w:val="300"/>
        </w:trPr>
        <w:tc>
          <w:tcPr>
            <w:tcW w:w="449" w:type="dxa"/>
            <w:tcBorders>
              <w:bottom w:val="single" w:sz="18" w:space="0" w:color="00B050"/>
            </w:tcBorders>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4</w:t>
            </w:r>
          </w:p>
        </w:tc>
        <w:tc>
          <w:tcPr>
            <w:tcW w:w="2494" w:type="dxa"/>
            <w:tcBorders>
              <w:bottom w:val="single" w:sz="18" w:space="0" w:color="00B050"/>
            </w:tcBorders>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Wałek odwodzenia</w:t>
            </w:r>
          </w:p>
        </w:tc>
        <w:tc>
          <w:tcPr>
            <w:tcW w:w="1057" w:type="dxa"/>
            <w:tcBorders>
              <w:bottom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 (0,15)</w:t>
            </w:r>
          </w:p>
        </w:tc>
        <w:tc>
          <w:tcPr>
            <w:tcW w:w="1058" w:type="dxa"/>
            <w:tcBorders>
              <w:bottom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tcBorders>
              <w:bottom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0,15</w:t>
            </w:r>
          </w:p>
        </w:tc>
        <w:tc>
          <w:tcPr>
            <w:tcW w:w="1058" w:type="dxa"/>
            <w:tcBorders>
              <w:bottom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tcBorders>
              <w:bottom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0,2</w:t>
            </w:r>
          </w:p>
        </w:tc>
        <w:tc>
          <w:tcPr>
            <w:tcW w:w="1058" w:type="dxa"/>
            <w:tcBorders>
              <w:bottom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r>
      <w:tr w:rsidR="00404052" w:rsidRPr="00A72E1E" w:rsidTr="00F81CEE">
        <w:trPr>
          <w:trHeight w:val="300"/>
        </w:trPr>
        <w:tc>
          <w:tcPr>
            <w:tcW w:w="449" w:type="dxa"/>
            <w:tcBorders>
              <w:top w:val="single" w:sz="18" w:space="0" w:color="00B050"/>
            </w:tcBorders>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5</w:t>
            </w:r>
          </w:p>
        </w:tc>
        <w:tc>
          <w:tcPr>
            <w:tcW w:w="2494" w:type="dxa"/>
            <w:tcBorders>
              <w:top w:val="single" w:sz="18" w:space="0" w:color="00B050"/>
            </w:tcBorders>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Kątownik tylny lewy/prawy</w:t>
            </w:r>
          </w:p>
        </w:tc>
        <w:tc>
          <w:tcPr>
            <w:tcW w:w="1057" w:type="dxa"/>
            <w:tcBorders>
              <w:top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0,25</w:t>
            </w:r>
          </w:p>
        </w:tc>
        <w:tc>
          <w:tcPr>
            <w:tcW w:w="1058" w:type="dxa"/>
            <w:tcBorders>
              <w:top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tcBorders>
              <w:top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tcBorders>
              <w:top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tcBorders>
              <w:top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tcBorders>
              <w:top w:val="single" w:sz="18" w:space="0" w:color="00B05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r>
      <w:tr w:rsidR="00404052" w:rsidRPr="00A72E1E" w:rsidTr="00F81CEE">
        <w:trPr>
          <w:trHeight w:val="300"/>
        </w:trPr>
        <w:tc>
          <w:tcPr>
            <w:tcW w:w="449" w:type="dxa"/>
            <w:tcBorders>
              <w:bottom w:val="single" w:sz="18" w:space="0" w:color="0070C0"/>
            </w:tcBorders>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6</w:t>
            </w:r>
          </w:p>
        </w:tc>
        <w:tc>
          <w:tcPr>
            <w:tcW w:w="2494" w:type="dxa"/>
            <w:tcBorders>
              <w:bottom w:val="single" w:sz="18" w:space="0" w:color="0070C0"/>
            </w:tcBorders>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Zakrzywiona prowadnica (do karetki</w:t>
            </w:r>
            <w:r>
              <w:rPr>
                <w:sz w:val="22"/>
                <w:szCs w:val="22"/>
              </w:rPr>
              <w:t>/do osi obrotu Z</w:t>
            </w:r>
            <w:r w:rsidRPr="00A72E1E">
              <w:rPr>
                <w:sz w:val="22"/>
                <w:szCs w:val="22"/>
              </w:rPr>
              <w:t>)</w:t>
            </w:r>
          </w:p>
        </w:tc>
        <w:tc>
          <w:tcPr>
            <w:tcW w:w="1057" w:type="dxa"/>
            <w:tcBorders>
              <w:bottom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0,18/0,18</w:t>
            </w:r>
          </w:p>
        </w:tc>
        <w:tc>
          <w:tcPr>
            <w:tcW w:w="1058" w:type="dxa"/>
            <w:tcBorders>
              <w:bottom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0,18/0,18</w:t>
            </w:r>
          </w:p>
        </w:tc>
        <w:tc>
          <w:tcPr>
            <w:tcW w:w="1057" w:type="dxa"/>
            <w:tcBorders>
              <w:bottom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0,25/0,25</w:t>
            </w:r>
          </w:p>
        </w:tc>
        <w:tc>
          <w:tcPr>
            <w:tcW w:w="1058" w:type="dxa"/>
            <w:tcBorders>
              <w:bottom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1,01/1,01</w:t>
            </w:r>
          </w:p>
        </w:tc>
        <w:tc>
          <w:tcPr>
            <w:tcW w:w="1057" w:type="dxa"/>
            <w:tcBorders>
              <w:bottom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1,01/1,01</w:t>
            </w:r>
          </w:p>
        </w:tc>
        <w:tc>
          <w:tcPr>
            <w:tcW w:w="1058" w:type="dxa"/>
            <w:tcBorders>
              <w:bottom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0/0</w:t>
            </w:r>
          </w:p>
        </w:tc>
      </w:tr>
      <w:tr w:rsidR="00404052" w:rsidRPr="00A72E1E" w:rsidTr="00F81CEE">
        <w:trPr>
          <w:trHeight w:val="300"/>
        </w:trPr>
        <w:tc>
          <w:tcPr>
            <w:tcW w:w="449" w:type="dxa"/>
            <w:tcBorders>
              <w:top w:val="single" w:sz="18" w:space="0" w:color="0070C0"/>
            </w:tcBorders>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7</w:t>
            </w:r>
          </w:p>
        </w:tc>
        <w:tc>
          <w:tcPr>
            <w:tcW w:w="2494" w:type="dxa"/>
            <w:tcBorders>
              <w:top w:val="single" w:sz="18" w:space="0" w:color="0070C0"/>
            </w:tcBorders>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Karetka prowadnicy</w:t>
            </w:r>
          </w:p>
        </w:tc>
        <w:tc>
          <w:tcPr>
            <w:tcW w:w="1057" w:type="dxa"/>
            <w:tcBorders>
              <w:top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w:t>
            </w:r>
          </w:p>
        </w:tc>
        <w:tc>
          <w:tcPr>
            <w:tcW w:w="1058" w:type="dxa"/>
            <w:tcBorders>
              <w:top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w:t>
            </w:r>
          </w:p>
        </w:tc>
        <w:tc>
          <w:tcPr>
            <w:tcW w:w="1057" w:type="dxa"/>
            <w:tcBorders>
              <w:top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w:t>
            </w:r>
          </w:p>
        </w:tc>
        <w:tc>
          <w:tcPr>
            <w:tcW w:w="1058" w:type="dxa"/>
            <w:tcBorders>
              <w:top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0,16</w:t>
            </w:r>
          </w:p>
        </w:tc>
        <w:tc>
          <w:tcPr>
            <w:tcW w:w="1057" w:type="dxa"/>
            <w:tcBorders>
              <w:top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0,23</w:t>
            </w:r>
          </w:p>
        </w:tc>
        <w:tc>
          <w:tcPr>
            <w:tcW w:w="1058" w:type="dxa"/>
            <w:tcBorders>
              <w:top w:val="single" w:sz="18" w:space="0" w:color="0070C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0,2</w:t>
            </w:r>
          </w:p>
        </w:tc>
      </w:tr>
      <w:tr w:rsidR="00404052" w:rsidRPr="00A72E1E" w:rsidTr="00F81CEE">
        <w:trPr>
          <w:trHeight w:val="300"/>
        </w:trPr>
        <w:tc>
          <w:tcPr>
            <w:tcW w:w="449" w:type="dxa"/>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8</w:t>
            </w:r>
          </w:p>
        </w:tc>
        <w:tc>
          <w:tcPr>
            <w:tcW w:w="2494" w:type="dxa"/>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Płytka zginania do karetki</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0,25</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0,25</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0,40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r>
      <w:tr w:rsidR="00404052" w:rsidRPr="00A72E1E" w:rsidTr="00F81CEE">
        <w:trPr>
          <w:trHeight w:val="300"/>
        </w:trPr>
        <w:tc>
          <w:tcPr>
            <w:tcW w:w="449" w:type="dxa"/>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9</w:t>
            </w:r>
          </w:p>
        </w:tc>
        <w:tc>
          <w:tcPr>
            <w:tcW w:w="2494" w:type="dxa"/>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Płytka zginania liniowa</w:t>
            </w:r>
          </w:p>
        </w:tc>
        <w:tc>
          <w:tcPr>
            <w:tcW w:w="1057" w:type="dxa"/>
            <w:vAlign w:val="center"/>
          </w:tcPr>
          <w:p w:rsidR="00404052" w:rsidRPr="008C280C" w:rsidRDefault="005A5791" w:rsidP="00F81CEE">
            <w:pPr>
              <w:jc w:val="center"/>
              <w:rPr>
                <w:rFonts w:ascii="Times New Roman" w:hAnsi="Times New Roman" w:cs="Times New Roman"/>
                <w:color w:val="000000"/>
              </w:rPr>
            </w:pPr>
            <w:r w:rsidRPr="008C280C">
              <w:rPr>
                <w:rFonts w:ascii="Times New Roman" w:hAnsi="Times New Roman" w:cs="Times New Roman"/>
                <w:color w:val="000000"/>
              </w:rPr>
              <w:t>-</w:t>
            </w:r>
            <w:r w:rsidR="00404052" w:rsidRPr="008C280C">
              <w:rPr>
                <w:rFonts w:ascii="Times New Roman" w:hAnsi="Times New Roman" w:cs="Times New Roman"/>
                <w:color w:val="000000"/>
              </w:rPr>
              <w:t xml:space="preserve"> (0,5)</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0,25</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0,57</w:t>
            </w:r>
          </w:p>
        </w:tc>
      </w:tr>
      <w:tr w:rsidR="00404052" w:rsidRPr="00A72E1E" w:rsidTr="00F81CEE">
        <w:trPr>
          <w:trHeight w:val="300"/>
        </w:trPr>
        <w:tc>
          <w:tcPr>
            <w:tcW w:w="449" w:type="dxa"/>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10</w:t>
            </w:r>
          </w:p>
        </w:tc>
        <w:tc>
          <w:tcPr>
            <w:tcW w:w="2494" w:type="dxa"/>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Tuleja ślizgowa zginania</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7"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r>
      <w:tr w:rsidR="00404052" w:rsidRPr="00A72E1E" w:rsidTr="00F81CEE">
        <w:trPr>
          <w:trHeight w:val="300"/>
        </w:trPr>
        <w:tc>
          <w:tcPr>
            <w:tcW w:w="449" w:type="dxa"/>
            <w:tcBorders>
              <w:bottom w:val="single" w:sz="18" w:space="0" w:color="FF0000"/>
            </w:tcBorders>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11</w:t>
            </w:r>
          </w:p>
        </w:tc>
        <w:tc>
          <w:tcPr>
            <w:tcW w:w="2494" w:type="dxa"/>
            <w:tcBorders>
              <w:bottom w:val="single" w:sz="18" w:space="0" w:color="FF0000"/>
            </w:tcBorders>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Wałek zginania</w:t>
            </w:r>
          </w:p>
        </w:tc>
        <w:tc>
          <w:tcPr>
            <w:tcW w:w="1057" w:type="dxa"/>
            <w:tcBorders>
              <w:bottom w:val="single" w:sz="18" w:space="0" w:color="FF000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tcBorders>
              <w:bottom w:val="single" w:sz="18" w:space="0" w:color="FF000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0,102</w:t>
            </w:r>
          </w:p>
        </w:tc>
        <w:tc>
          <w:tcPr>
            <w:tcW w:w="1057" w:type="dxa"/>
            <w:tcBorders>
              <w:bottom w:val="single" w:sz="18" w:space="0" w:color="FF000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0,102</w:t>
            </w:r>
          </w:p>
        </w:tc>
        <w:tc>
          <w:tcPr>
            <w:tcW w:w="1058" w:type="dxa"/>
            <w:tcBorders>
              <w:bottom w:val="single" w:sz="18" w:space="0" w:color="FF000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0,2</w:t>
            </w:r>
          </w:p>
        </w:tc>
        <w:tc>
          <w:tcPr>
            <w:tcW w:w="1057" w:type="dxa"/>
            <w:tcBorders>
              <w:bottom w:val="single" w:sz="18" w:space="0" w:color="FF000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c>
          <w:tcPr>
            <w:tcW w:w="1058" w:type="dxa"/>
            <w:tcBorders>
              <w:bottom w:val="single" w:sz="18" w:space="0" w:color="FF0000"/>
            </w:tcBorders>
            <w:vAlign w:val="center"/>
          </w:tcPr>
          <w:p w:rsidR="00404052" w:rsidRPr="008C280C" w:rsidRDefault="00404052" w:rsidP="00F81CEE">
            <w:pPr>
              <w:jc w:val="center"/>
              <w:rPr>
                <w:rFonts w:ascii="Times New Roman" w:hAnsi="Times New Roman" w:cs="Times New Roman"/>
                <w:color w:val="000000"/>
              </w:rPr>
            </w:pPr>
            <w:r w:rsidRPr="008C280C">
              <w:rPr>
                <w:rFonts w:ascii="Times New Roman" w:hAnsi="Times New Roman" w:cs="Times New Roman"/>
                <w:color w:val="000000"/>
              </w:rPr>
              <w:t>0</w:t>
            </w:r>
          </w:p>
        </w:tc>
      </w:tr>
      <w:tr w:rsidR="00404052" w:rsidRPr="00A72E1E" w:rsidTr="00FE0B8E">
        <w:trPr>
          <w:trHeight w:val="300"/>
        </w:trPr>
        <w:tc>
          <w:tcPr>
            <w:tcW w:w="449" w:type="dxa"/>
            <w:tcBorders>
              <w:top w:val="single" w:sz="18" w:space="0" w:color="FF0000"/>
            </w:tcBorders>
            <w:noWrap/>
            <w:vAlign w:val="center"/>
            <w:hideMark/>
          </w:tcPr>
          <w:p w:rsidR="00404052" w:rsidRPr="00A72E1E" w:rsidRDefault="00404052" w:rsidP="00FE0B8E">
            <w:pPr>
              <w:pStyle w:val="Tekstnormalny"/>
              <w:spacing w:line="240" w:lineRule="auto"/>
              <w:jc w:val="center"/>
              <w:rPr>
                <w:sz w:val="22"/>
                <w:szCs w:val="22"/>
              </w:rPr>
            </w:pPr>
            <w:r w:rsidRPr="00A72E1E">
              <w:rPr>
                <w:sz w:val="22"/>
                <w:szCs w:val="22"/>
              </w:rPr>
              <w:t>12</w:t>
            </w:r>
          </w:p>
        </w:tc>
        <w:tc>
          <w:tcPr>
            <w:tcW w:w="2494" w:type="dxa"/>
            <w:tcBorders>
              <w:top w:val="single" w:sz="18" w:space="0" w:color="FF0000"/>
            </w:tcBorders>
            <w:noWrap/>
            <w:vAlign w:val="center"/>
            <w:hideMark/>
          </w:tcPr>
          <w:p w:rsidR="00404052" w:rsidRPr="00A72E1E" w:rsidRDefault="00404052" w:rsidP="00FE0B8E">
            <w:pPr>
              <w:pStyle w:val="Tekstnormalny"/>
              <w:spacing w:line="240" w:lineRule="auto"/>
              <w:jc w:val="left"/>
              <w:rPr>
                <w:sz w:val="22"/>
                <w:szCs w:val="22"/>
              </w:rPr>
            </w:pPr>
            <w:r w:rsidRPr="00A72E1E">
              <w:rPr>
                <w:sz w:val="22"/>
                <w:szCs w:val="22"/>
              </w:rPr>
              <w:t>Od płytki kątowej zginania do stabilizatora</w:t>
            </w:r>
          </w:p>
        </w:tc>
        <w:tc>
          <w:tcPr>
            <w:tcW w:w="6345" w:type="dxa"/>
            <w:gridSpan w:val="6"/>
            <w:tcBorders>
              <w:top w:val="single" w:sz="18" w:space="0" w:color="FF0000"/>
            </w:tcBorders>
            <w:vAlign w:val="center"/>
          </w:tcPr>
          <w:p w:rsidR="00404052" w:rsidRPr="00A72E1E" w:rsidRDefault="00404052" w:rsidP="00FE0B8E">
            <w:pPr>
              <w:jc w:val="center"/>
              <w:rPr>
                <w:rFonts w:ascii="Times New Roman" w:hAnsi="Times New Roman" w:cs="Times New Roman"/>
                <w:color w:val="000000"/>
              </w:rPr>
            </w:pPr>
            <w:r>
              <w:rPr>
                <w:rFonts w:ascii="Times New Roman" w:hAnsi="Times New Roman" w:cs="Times New Roman"/>
                <w:color w:val="000000"/>
              </w:rPr>
              <w:t>- (brak wpływu na położenie osi urządzenia)</w:t>
            </w:r>
          </w:p>
        </w:tc>
      </w:tr>
    </w:tbl>
    <w:p w:rsidR="00A63CA5" w:rsidRDefault="00A63CA5" w:rsidP="00D35C7B">
      <w:pPr>
        <w:pStyle w:val="Tekstnormalny"/>
      </w:pPr>
    </w:p>
    <w:p w:rsidR="00A63CA5" w:rsidRDefault="00A63CA5">
      <w:pPr>
        <w:contextualSpacing w:val="0"/>
        <w:rPr>
          <w:rFonts w:ascii="Times New Roman" w:hAnsi="Times New Roman" w:cs="Times New Roman"/>
          <w:sz w:val="24"/>
          <w:szCs w:val="24"/>
        </w:rPr>
      </w:pPr>
      <w:r>
        <w:br w:type="page"/>
      </w:r>
    </w:p>
    <w:p w:rsidR="004F017A" w:rsidRDefault="004F017A" w:rsidP="004F017A">
      <w:pPr>
        <w:pStyle w:val="Legenda"/>
        <w:keepNext/>
        <w:spacing w:after="0"/>
        <w:jc w:val="left"/>
      </w:pPr>
      <w:r>
        <w:lastRenderedPageBreak/>
        <w:t xml:space="preserve">Tabela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Tabela \* ARABIC \s 1 </w:instrText>
      </w:r>
      <w:r w:rsidR="001E0B47">
        <w:fldChar w:fldCharType="separate"/>
      </w:r>
      <w:r w:rsidR="009F0CB6">
        <w:rPr>
          <w:noProof/>
        </w:rPr>
        <w:t>27</w:t>
      </w:r>
      <w:r w:rsidR="001E0B47">
        <w:rPr>
          <w:noProof/>
        </w:rPr>
        <w:fldChar w:fldCharType="end"/>
      </w:r>
      <w:r>
        <w:t xml:space="preserve"> – Niepewności liniowe (kumulatywne) wynikające z błędów kątowych wykonania i montażu części działających na ramionach.</w:t>
      </w:r>
    </w:p>
    <w:tbl>
      <w:tblPr>
        <w:tblStyle w:val="Tabela-Siatka"/>
        <w:tblW w:w="0" w:type="auto"/>
        <w:tblLayout w:type="fixed"/>
        <w:tblLook w:val="04A0" w:firstRow="1" w:lastRow="0" w:firstColumn="1" w:lastColumn="0" w:noHBand="0" w:noVBand="1"/>
      </w:tblPr>
      <w:tblGrid>
        <w:gridCol w:w="449"/>
        <w:gridCol w:w="2494"/>
        <w:gridCol w:w="1057"/>
        <w:gridCol w:w="1058"/>
        <w:gridCol w:w="1057"/>
      </w:tblGrid>
      <w:tr w:rsidR="0021502E" w:rsidRPr="00A72E1E" w:rsidTr="00FE0B8E">
        <w:trPr>
          <w:trHeight w:val="300"/>
        </w:trPr>
        <w:tc>
          <w:tcPr>
            <w:tcW w:w="449" w:type="dxa"/>
            <w:vMerge w:val="restart"/>
            <w:noWrap/>
            <w:vAlign w:val="center"/>
            <w:hideMark/>
          </w:tcPr>
          <w:p w:rsidR="0021502E" w:rsidRPr="00A72E1E" w:rsidRDefault="0021502E" w:rsidP="00FE0B8E">
            <w:pPr>
              <w:pStyle w:val="Tekstnormalny"/>
              <w:spacing w:line="240" w:lineRule="auto"/>
              <w:jc w:val="center"/>
              <w:rPr>
                <w:sz w:val="22"/>
                <w:szCs w:val="22"/>
              </w:rPr>
            </w:pPr>
            <w:r w:rsidRPr="00A72E1E">
              <w:rPr>
                <w:sz w:val="22"/>
                <w:szCs w:val="22"/>
              </w:rPr>
              <w:t>Nr</w:t>
            </w:r>
          </w:p>
        </w:tc>
        <w:tc>
          <w:tcPr>
            <w:tcW w:w="2494" w:type="dxa"/>
            <w:vMerge w:val="restart"/>
            <w:noWrap/>
            <w:vAlign w:val="center"/>
            <w:hideMark/>
          </w:tcPr>
          <w:p w:rsidR="0021502E" w:rsidRPr="00A72E1E" w:rsidRDefault="0021502E" w:rsidP="00FE0B8E">
            <w:pPr>
              <w:pStyle w:val="Tekstnormalny"/>
              <w:spacing w:line="240" w:lineRule="auto"/>
              <w:jc w:val="center"/>
              <w:rPr>
                <w:sz w:val="22"/>
                <w:szCs w:val="22"/>
              </w:rPr>
            </w:pPr>
            <w:r w:rsidRPr="00A72E1E">
              <w:rPr>
                <w:sz w:val="22"/>
                <w:szCs w:val="22"/>
              </w:rPr>
              <w:t>Nazwa części</w:t>
            </w:r>
          </w:p>
        </w:tc>
        <w:tc>
          <w:tcPr>
            <w:tcW w:w="3172" w:type="dxa"/>
            <w:gridSpan w:val="3"/>
            <w:vAlign w:val="center"/>
          </w:tcPr>
          <w:p w:rsidR="0021502E" w:rsidRPr="00A72E1E" w:rsidRDefault="00107A61" w:rsidP="00FE0B8E">
            <w:pPr>
              <w:pStyle w:val="Tekstnormalny"/>
              <w:spacing w:line="240" w:lineRule="auto"/>
              <w:jc w:val="center"/>
              <w:rPr>
                <w:sz w:val="22"/>
                <w:szCs w:val="22"/>
              </w:rPr>
            </w:pPr>
            <w:r>
              <w:rPr>
                <w:sz w:val="22"/>
                <w:szCs w:val="22"/>
              </w:rPr>
              <w:t xml:space="preserve">± </w:t>
            </w:r>
            <w:r w:rsidR="0021502E">
              <w:rPr>
                <w:sz w:val="22"/>
                <w:szCs w:val="22"/>
              </w:rPr>
              <w:t>Niepewność liniowa [mm]</w:t>
            </w:r>
          </w:p>
        </w:tc>
      </w:tr>
      <w:tr w:rsidR="0021502E" w:rsidRPr="00A72E1E" w:rsidTr="00FE0B8E">
        <w:trPr>
          <w:trHeight w:val="300"/>
        </w:trPr>
        <w:tc>
          <w:tcPr>
            <w:tcW w:w="449" w:type="dxa"/>
            <w:vMerge/>
            <w:noWrap/>
            <w:hideMark/>
          </w:tcPr>
          <w:p w:rsidR="0021502E" w:rsidRPr="00A72E1E" w:rsidRDefault="0021502E" w:rsidP="00FE0B8E">
            <w:pPr>
              <w:pStyle w:val="Tekstnormalny"/>
              <w:spacing w:line="240" w:lineRule="auto"/>
              <w:rPr>
                <w:sz w:val="22"/>
                <w:szCs w:val="22"/>
              </w:rPr>
            </w:pPr>
          </w:p>
        </w:tc>
        <w:tc>
          <w:tcPr>
            <w:tcW w:w="2494" w:type="dxa"/>
            <w:vMerge/>
            <w:noWrap/>
            <w:hideMark/>
          </w:tcPr>
          <w:p w:rsidR="0021502E" w:rsidRPr="00A72E1E" w:rsidRDefault="0021502E" w:rsidP="00FE0B8E">
            <w:pPr>
              <w:pStyle w:val="Tekstnormalny"/>
              <w:spacing w:line="240" w:lineRule="auto"/>
              <w:rPr>
                <w:sz w:val="22"/>
                <w:szCs w:val="22"/>
              </w:rPr>
            </w:pPr>
          </w:p>
        </w:tc>
        <w:tc>
          <w:tcPr>
            <w:tcW w:w="1057" w:type="dxa"/>
            <w:vAlign w:val="center"/>
          </w:tcPr>
          <w:p w:rsidR="0021502E" w:rsidRPr="00A72E1E" w:rsidRDefault="0021502E" w:rsidP="00FE0B8E">
            <w:pPr>
              <w:pStyle w:val="Tekstnormalny"/>
              <w:spacing w:line="240" w:lineRule="auto"/>
              <w:jc w:val="center"/>
              <w:rPr>
                <w:sz w:val="22"/>
                <w:szCs w:val="22"/>
              </w:rPr>
            </w:pPr>
            <w:r>
              <w:rPr>
                <w:sz w:val="22"/>
                <w:szCs w:val="22"/>
              </w:rPr>
              <w:t>x</w:t>
            </w:r>
          </w:p>
        </w:tc>
        <w:tc>
          <w:tcPr>
            <w:tcW w:w="1058" w:type="dxa"/>
            <w:vAlign w:val="center"/>
          </w:tcPr>
          <w:p w:rsidR="0021502E" w:rsidRPr="00A72E1E" w:rsidRDefault="0021502E" w:rsidP="00FE0B8E">
            <w:pPr>
              <w:pStyle w:val="Tekstnormalny"/>
              <w:spacing w:line="240" w:lineRule="auto"/>
              <w:jc w:val="center"/>
              <w:rPr>
                <w:sz w:val="22"/>
                <w:szCs w:val="22"/>
              </w:rPr>
            </w:pPr>
            <w:r>
              <w:rPr>
                <w:sz w:val="22"/>
                <w:szCs w:val="22"/>
              </w:rPr>
              <w:t>y</w:t>
            </w:r>
          </w:p>
        </w:tc>
        <w:tc>
          <w:tcPr>
            <w:tcW w:w="1057" w:type="dxa"/>
            <w:vAlign w:val="center"/>
          </w:tcPr>
          <w:p w:rsidR="0021502E" w:rsidRPr="00A72E1E" w:rsidRDefault="0021502E" w:rsidP="00FE0B8E">
            <w:pPr>
              <w:pStyle w:val="Tekstnormalny"/>
              <w:spacing w:line="240" w:lineRule="auto"/>
              <w:jc w:val="center"/>
              <w:rPr>
                <w:sz w:val="22"/>
                <w:szCs w:val="22"/>
              </w:rPr>
            </w:pPr>
            <w:r>
              <w:rPr>
                <w:sz w:val="22"/>
                <w:szCs w:val="22"/>
              </w:rPr>
              <w:t>z</w:t>
            </w:r>
          </w:p>
        </w:tc>
      </w:tr>
      <w:tr w:rsidR="006174E0" w:rsidRPr="00A72E1E" w:rsidTr="006174E0">
        <w:trPr>
          <w:trHeight w:val="300"/>
        </w:trPr>
        <w:tc>
          <w:tcPr>
            <w:tcW w:w="449" w:type="dxa"/>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1</w:t>
            </w:r>
          </w:p>
        </w:tc>
        <w:tc>
          <w:tcPr>
            <w:tcW w:w="2494" w:type="dxa"/>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Płyta tylna</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p>
        </w:tc>
        <w:tc>
          <w:tcPr>
            <w:tcW w:w="1058"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p>
        </w:tc>
      </w:tr>
      <w:tr w:rsidR="006174E0" w:rsidRPr="00A72E1E" w:rsidTr="006174E0">
        <w:trPr>
          <w:trHeight w:val="300"/>
        </w:trPr>
        <w:tc>
          <w:tcPr>
            <w:tcW w:w="449" w:type="dxa"/>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2</w:t>
            </w:r>
          </w:p>
        </w:tc>
        <w:tc>
          <w:tcPr>
            <w:tcW w:w="2494" w:type="dxa"/>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Płytka odwodzenia</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01</w:t>
            </w:r>
          </w:p>
        </w:tc>
        <w:tc>
          <w:tcPr>
            <w:tcW w:w="1058"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01</w:t>
            </w:r>
          </w:p>
        </w:tc>
      </w:tr>
      <w:tr w:rsidR="006174E0" w:rsidRPr="00A72E1E" w:rsidTr="006174E0">
        <w:trPr>
          <w:trHeight w:val="300"/>
        </w:trPr>
        <w:tc>
          <w:tcPr>
            <w:tcW w:w="449" w:type="dxa"/>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3</w:t>
            </w:r>
          </w:p>
        </w:tc>
        <w:tc>
          <w:tcPr>
            <w:tcW w:w="2494" w:type="dxa"/>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Tuleja ślizgowa odwodzenia</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02</w:t>
            </w:r>
          </w:p>
        </w:tc>
        <w:tc>
          <w:tcPr>
            <w:tcW w:w="1058"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02</w:t>
            </w:r>
          </w:p>
        </w:tc>
      </w:tr>
      <w:tr w:rsidR="006174E0" w:rsidRPr="00A72E1E" w:rsidTr="006174E0">
        <w:trPr>
          <w:trHeight w:val="300"/>
        </w:trPr>
        <w:tc>
          <w:tcPr>
            <w:tcW w:w="449" w:type="dxa"/>
            <w:tcBorders>
              <w:bottom w:val="single" w:sz="18" w:space="0" w:color="00B050"/>
            </w:tcBorders>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4</w:t>
            </w:r>
          </w:p>
        </w:tc>
        <w:tc>
          <w:tcPr>
            <w:tcW w:w="2494" w:type="dxa"/>
            <w:tcBorders>
              <w:bottom w:val="single" w:sz="18" w:space="0" w:color="00B050"/>
            </w:tcBorders>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Wałek odwodzenia</w:t>
            </w:r>
          </w:p>
        </w:tc>
        <w:tc>
          <w:tcPr>
            <w:tcW w:w="1057" w:type="dxa"/>
            <w:tcBorders>
              <w:bottom w:val="single" w:sz="18" w:space="0" w:color="00B05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12</w:t>
            </w:r>
          </w:p>
        </w:tc>
        <w:tc>
          <w:tcPr>
            <w:tcW w:w="1058" w:type="dxa"/>
            <w:tcBorders>
              <w:bottom w:val="single" w:sz="18" w:space="0" w:color="00B05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05</w:t>
            </w:r>
          </w:p>
        </w:tc>
        <w:tc>
          <w:tcPr>
            <w:tcW w:w="1057" w:type="dxa"/>
            <w:tcBorders>
              <w:bottom w:val="single" w:sz="18" w:space="0" w:color="00B05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07</w:t>
            </w:r>
          </w:p>
        </w:tc>
      </w:tr>
      <w:tr w:rsidR="006174E0" w:rsidRPr="00A72E1E" w:rsidTr="006174E0">
        <w:trPr>
          <w:trHeight w:val="300"/>
        </w:trPr>
        <w:tc>
          <w:tcPr>
            <w:tcW w:w="449" w:type="dxa"/>
            <w:tcBorders>
              <w:top w:val="single" w:sz="18" w:space="0" w:color="00B050"/>
            </w:tcBorders>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5</w:t>
            </w:r>
          </w:p>
        </w:tc>
        <w:tc>
          <w:tcPr>
            <w:tcW w:w="2494" w:type="dxa"/>
            <w:tcBorders>
              <w:top w:val="single" w:sz="18" w:space="0" w:color="00B050"/>
            </w:tcBorders>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Kątownik tylny lewy/prawy</w:t>
            </w:r>
          </w:p>
        </w:tc>
        <w:tc>
          <w:tcPr>
            <w:tcW w:w="1057" w:type="dxa"/>
            <w:tcBorders>
              <w:top w:val="single" w:sz="18" w:space="0" w:color="00B05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66</w:t>
            </w:r>
          </w:p>
        </w:tc>
        <w:tc>
          <w:tcPr>
            <w:tcW w:w="1058" w:type="dxa"/>
            <w:tcBorders>
              <w:top w:val="single" w:sz="18" w:space="0" w:color="00B05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1</w:t>
            </w:r>
            <w:r>
              <w:rPr>
                <w:rFonts w:ascii="Times New Roman" w:hAnsi="Times New Roman" w:cs="Times New Roman"/>
                <w:color w:val="000000"/>
              </w:rPr>
              <w:t>,</w:t>
            </w:r>
            <w:r w:rsidRPr="006174E0">
              <w:rPr>
                <w:rFonts w:ascii="Times New Roman" w:hAnsi="Times New Roman" w:cs="Times New Roman"/>
                <w:color w:val="000000"/>
              </w:rPr>
              <w:t>99</w:t>
            </w:r>
          </w:p>
        </w:tc>
        <w:tc>
          <w:tcPr>
            <w:tcW w:w="1057" w:type="dxa"/>
            <w:tcBorders>
              <w:top w:val="single" w:sz="18" w:space="0" w:color="00B05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78</w:t>
            </w:r>
          </w:p>
        </w:tc>
      </w:tr>
      <w:tr w:rsidR="006174E0" w:rsidRPr="00A72E1E" w:rsidTr="006174E0">
        <w:trPr>
          <w:trHeight w:val="300"/>
        </w:trPr>
        <w:tc>
          <w:tcPr>
            <w:tcW w:w="449" w:type="dxa"/>
            <w:tcBorders>
              <w:bottom w:val="single" w:sz="18" w:space="0" w:color="0070C0"/>
            </w:tcBorders>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6</w:t>
            </w:r>
          </w:p>
        </w:tc>
        <w:tc>
          <w:tcPr>
            <w:tcW w:w="2494" w:type="dxa"/>
            <w:tcBorders>
              <w:bottom w:val="single" w:sz="18" w:space="0" w:color="0070C0"/>
            </w:tcBorders>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Zakrzywiona prowadnica (do karetki</w:t>
            </w:r>
            <w:r>
              <w:rPr>
                <w:sz w:val="22"/>
                <w:szCs w:val="22"/>
              </w:rPr>
              <w:t>/do osi obrotu Z</w:t>
            </w:r>
            <w:r w:rsidRPr="00A72E1E">
              <w:rPr>
                <w:sz w:val="22"/>
                <w:szCs w:val="22"/>
              </w:rPr>
              <w:t>)</w:t>
            </w:r>
          </w:p>
        </w:tc>
        <w:tc>
          <w:tcPr>
            <w:tcW w:w="1057" w:type="dxa"/>
            <w:tcBorders>
              <w:bottom w:val="single" w:sz="18" w:space="0" w:color="0070C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3</w:t>
            </w:r>
            <w:r>
              <w:rPr>
                <w:rFonts w:ascii="Times New Roman" w:hAnsi="Times New Roman" w:cs="Times New Roman"/>
                <w:color w:val="000000"/>
              </w:rPr>
              <w:t>,</w:t>
            </w:r>
            <w:r w:rsidRPr="006174E0">
              <w:rPr>
                <w:rFonts w:ascii="Times New Roman" w:hAnsi="Times New Roman" w:cs="Times New Roman"/>
                <w:color w:val="000000"/>
              </w:rPr>
              <w:t>28</w:t>
            </w:r>
            <w:r>
              <w:rPr>
                <w:rFonts w:ascii="Times New Roman" w:hAnsi="Times New Roman" w:cs="Times New Roman"/>
                <w:color w:val="000000"/>
              </w:rPr>
              <w:t>/3,28</w:t>
            </w:r>
          </w:p>
        </w:tc>
        <w:tc>
          <w:tcPr>
            <w:tcW w:w="1058" w:type="dxa"/>
            <w:tcBorders>
              <w:bottom w:val="single" w:sz="18" w:space="0" w:color="0070C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3</w:t>
            </w:r>
            <w:r>
              <w:rPr>
                <w:rFonts w:ascii="Times New Roman" w:hAnsi="Times New Roman" w:cs="Times New Roman"/>
                <w:color w:val="000000"/>
              </w:rPr>
              <w:t>,</w:t>
            </w:r>
            <w:r w:rsidRPr="006174E0">
              <w:rPr>
                <w:rFonts w:ascii="Times New Roman" w:hAnsi="Times New Roman" w:cs="Times New Roman"/>
                <w:color w:val="000000"/>
              </w:rPr>
              <w:t>95</w:t>
            </w:r>
            <w:r>
              <w:rPr>
                <w:rFonts w:ascii="Times New Roman" w:hAnsi="Times New Roman" w:cs="Times New Roman"/>
                <w:color w:val="000000"/>
              </w:rPr>
              <w:t>/1,68</w:t>
            </w:r>
          </w:p>
        </w:tc>
        <w:tc>
          <w:tcPr>
            <w:tcW w:w="1057" w:type="dxa"/>
            <w:tcBorders>
              <w:bottom w:val="single" w:sz="18" w:space="0" w:color="0070C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6</w:t>
            </w:r>
            <w:r>
              <w:rPr>
                <w:rFonts w:ascii="Times New Roman" w:hAnsi="Times New Roman" w:cs="Times New Roman"/>
                <w:color w:val="000000"/>
              </w:rPr>
              <w:t>,</w:t>
            </w:r>
            <w:r w:rsidRPr="006174E0">
              <w:rPr>
                <w:rFonts w:ascii="Times New Roman" w:hAnsi="Times New Roman" w:cs="Times New Roman"/>
                <w:color w:val="000000"/>
              </w:rPr>
              <w:t>04</w:t>
            </w:r>
            <w:r>
              <w:rPr>
                <w:rFonts w:ascii="Times New Roman" w:hAnsi="Times New Roman" w:cs="Times New Roman"/>
                <w:color w:val="000000"/>
              </w:rPr>
              <w:t>/5,44</w:t>
            </w:r>
          </w:p>
        </w:tc>
      </w:tr>
      <w:tr w:rsidR="006174E0" w:rsidRPr="00A72E1E" w:rsidTr="006174E0">
        <w:trPr>
          <w:trHeight w:val="300"/>
        </w:trPr>
        <w:tc>
          <w:tcPr>
            <w:tcW w:w="449" w:type="dxa"/>
            <w:tcBorders>
              <w:top w:val="single" w:sz="18" w:space="0" w:color="0070C0"/>
            </w:tcBorders>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7</w:t>
            </w:r>
          </w:p>
        </w:tc>
        <w:tc>
          <w:tcPr>
            <w:tcW w:w="2494" w:type="dxa"/>
            <w:tcBorders>
              <w:top w:val="single" w:sz="18" w:space="0" w:color="0070C0"/>
            </w:tcBorders>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Karetka prowadnicy</w:t>
            </w:r>
          </w:p>
        </w:tc>
        <w:tc>
          <w:tcPr>
            <w:tcW w:w="1057" w:type="dxa"/>
            <w:tcBorders>
              <w:top w:val="single" w:sz="18" w:space="0" w:color="0070C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3</w:t>
            </w:r>
            <w:r>
              <w:rPr>
                <w:rFonts w:ascii="Times New Roman" w:hAnsi="Times New Roman" w:cs="Times New Roman"/>
                <w:color w:val="000000"/>
              </w:rPr>
              <w:t>,</w:t>
            </w:r>
            <w:r w:rsidRPr="006174E0">
              <w:rPr>
                <w:rFonts w:ascii="Times New Roman" w:hAnsi="Times New Roman" w:cs="Times New Roman"/>
                <w:color w:val="000000"/>
              </w:rPr>
              <w:t>28</w:t>
            </w:r>
          </w:p>
        </w:tc>
        <w:tc>
          <w:tcPr>
            <w:tcW w:w="1058" w:type="dxa"/>
            <w:tcBorders>
              <w:top w:val="single" w:sz="18" w:space="0" w:color="0070C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4</w:t>
            </w:r>
            <w:r>
              <w:rPr>
                <w:rFonts w:ascii="Times New Roman" w:hAnsi="Times New Roman" w:cs="Times New Roman"/>
                <w:color w:val="000000"/>
              </w:rPr>
              <w:t>,</w:t>
            </w:r>
            <w:r w:rsidRPr="006174E0">
              <w:rPr>
                <w:rFonts w:ascii="Times New Roman" w:hAnsi="Times New Roman" w:cs="Times New Roman"/>
                <w:color w:val="000000"/>
              </w:rPr>
              <w:t>49</w:t>
            </w:r>
          </w:p>
        </w:tc>
        <w:tc>
          <w:tcPr>
            <w:tcW w:w="1057" w:type="dxa"/>
            <w:tcBorders>
              <w:top w:val="single" w:sz="18" w:space="0" w:color="0070C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6</w:t>
            </w:r>
            <w:r>
              <w:rPr>
                <w:rFonts w:ascii="Times New Roman" w:hAnsi="Times New Roman" w:cs="Times New Roman"/>
                <w:color w:val="000000"/>
              </w:rPr>
              <w:t>,</w:t>
            </w:r>
            <w:r w:rsidRPr="006174E0">
              <w:rPr>
                <w:rFonts w:ascii="Times New Roman" w:hAnsi="Times New Roman" w:cs="Times New Roman"/>
                <w:color w:val="000000"/>
              </w:rPr>
              <w:t>67</w:t>
            </w:r>
          </w:p>
        </w:tc>
      </w:tr>
      <w:tr w:rsidR="006174E0" w:rsidRPr="00A72E1E" w:rsidTr="006174E0">
        <w:trPr>
          <w:trHeight w:val="300"/>
        </w:trPr>
        <w:tc>
          <w:tcPr>
            <w:tcW w:w="449" w:type="dxa"/>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8</w:t>
            </w:r>
          </w:p>
        </w:tc>
        <w:tc>
          <w:tcPr>
            <w:tcW w:w="2494" w:type="dxa"/>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Płytka zginania do karetki</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1</w:t>
            </w:r>
            <w:r>
              <w:rPr>
                <w:rFonts w:ascii="Times New Roman" w:hAnsi="Times New Roman" w:cs="Times New Roman"/>
                <w:color w:val="000000"/>
              </w:rPr>
              <w:t>,</w:t>
            </w:r>
            <w:r w:rsidRPr="006174E0">
              <w:rPr>
                <w:rFonts w:ascii="Times New Roman" w:hAnsi="Times New Roman" w:cs="Times New Roman"/>
                <w:color w:val="000000"/>
              </w:rPr>
              <w:t>88</w:t>
            </w:r>
          </w:p>
        </w:tc>
        <w:tc>
          <w:tcPr>
            <w:tcW w:w="1058"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2</w:t>
            </w:r>
            <w:r>
              <w:rPr>
                <w:rFonts w:ascii="Times New Roman" w:hAnsi="Times New Roman" w:cs="Times New Roman"/>
                <w:color w:val="000000"/>
              </w:rPr>
              <w:t>,</w:t>
            </w:r>
            <w:r w:rsidRPr="006174E0">
              <w:rPr>
                <w:rFonts w:ascii="Times New Roman" w:hAnsi="Times New Roman" w:cs="Times New Roman"/>
                <w:color w:val="000000"/>
              </w:rPr>
              <w:t>58</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6</w:t>
            </w:r>
            <w:r>
              <w:rPr>
                <w:rFonts w:ascii="Times New Roman" w:hAnsi="Times New Roman" w:cs="Times New Roman"/>
                <w:color w:val="000000"/>
              </w:rPr>
              <w:t>,</w:t>
            </w:r>
            <w:r w:rsidRPr="006174E0">
              <w:rPr>
                <w:rFonts w:ascii="Times New Roman" w:hAnsi="Times New Roman" w:cs="Times New Roman"/>
                <w:color w:val="000000"/>
              </w:rPr>
              <w:t>10</w:t>
            </w:r>
          </w:p>
        </w:tc>
      </w:tr>
      <w:tr w:rsidR="006174E0" w:rsidRPr="00A72E1E" w:rsidTr="006174E0">
        <w:trPr>
          <w:trHeight w:val="300"/>
        </w:trPr>
        <w:tc>
          <w:tcPr>
            <w:tcW w:w="449" w:type="dxa"/>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9</w:t>
            </w:r>
          </w:p>
        </w:tc>
        <w:tc>
          <w:tcPr>
            <w:tcW w:w="2494" w:type="dxa"/>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Płytka zginania liniowa</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1</w:t>
            </w:r>
            <w:r>
              <w:rPr>
                <w:rFonts w:ascii="Times New Roman" w:hAnsi="Times New Roman" w:cs="Times New Roman"/>
                <w:color w:val="000000"/>
              </w:rPr>
              <w:t>,</w:t>
            </w:r>
            <w:r w:rsidRPr="006174E0">
              <w:rPr>
                <w:rFonts w:ascii="Times New Roman" w:hAnsi="Times New Roman" w:cs="Times New Roman"/>
                <w:color w:val="000000"/>
              </w:rPr>
              <w:t>35</w:t>
            </w:r>
          </w:p>
        </w:tc>
        <w:tc>
          <w:tcPr>
            <w:tcW w:w="1058"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60</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5</w:t>
            </w:r>
            <w:r>
              <w:rPr>
                <w:rFonts w:ascii="Times New Roman" w:hAnsi="Times New Roman" w:cs="Times New Roman"/>
                <w:color w:val="000000"/>
              </w:rPr>
              <w:t>,</w:t>
            </w:r>
            <w:r w:rsidRPr="006174E0">
              <w:rPr>
                <w:rFonts w:ascii="Times New Roman" w:hAnsi="Times New Roman" w:cs="Times New Roman"/>
                <w:color w:val="000000"/>
              </w:rPr>
              <w:t>08</w:t>
            </w:r>
          </w:p>
        </w:tc>
      </w:tr>
      <w:tr w:rsidR="006174E0" w:rsidRPr="00A72E1E" w:rsidTr="006174E0">
        <w:trPr>
          <w:trHeight w:val="300"/>
        </w:trPr>
        <w:tc>
          <w:tcPr>
            <w:tcW w:w="449" w:type="dxa"/>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10</w:t>
            </w:r>
          </w:p>
        </w:tc>
        <w:tc>
          <w:tcPr>
            <w:tcW w:w="2494" w:type="dxa"/>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Tuleja ślizgowa zginania</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1</w:t>
            </w:r>
            <w:r>
              <w:rPr>
                <w:rFonts w:ascii="Times New Roman" w:hAnsi="Times New Roman" w:cs="Times New Roman"/>
                <w:color w:val="000000"/>
              </w:rPr>
              <w:t>,</w:t>
            </w:r>
            <w:r w:rsidRPr="006174E0">
              <w:rPr>
                <w:rFonts w:ascii="Times New Roman" w:hAnsi="Times New Roman" w:cs="Times New Roman"/>
                <w:color w:val="000000"/>
              </w:rPr>
              <w:t>35</w:t>
            </w:r>
          </w:p>
        </w:tc>
        <w:tc>
          <w:tcPr>
            <w:tcW w:w="1058"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61</w:t>
            </w:r>
          </w:p>
        </w:tc>
        <w:tc>
          <w:tcPr>
            <w:tcW w:w="1057" w:type="dxa"/>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5</w:t>
            </w:r>
            <w:r>
              <w:rPr>
                <w:rFonts w:ascii="Times New Roman" w:hAnsi="Times New Roman" w:cs="Times New Roman"/>
                <w:color w:val="000000"/>
              </w:rPr>
              <w:t>,</w:t>
            </w:r>
            <w:r w:rsidRPr="006174E0">
              <w:rPr>
                <w:rFonts w:ascii="Times New Roman" w:hAnsi="Times New Roman" w:cs="Times New Roman"/>
                <w:color w:val="000000"/>
              </w:rPr>
              <w:t>09</w:t>
            </w:r>
          </w:p>
        </w:tc>
      </w:tr>
      <w:tr w:rsidR="006174E0" w:rsidRPr="00A72E1E" w:rsidTr="006174E0">
        <w:trPr>
          <w:trHeight w:val="300"/>
        </w:trPr>
        <w:tc>
          <w:tcPr>
            <w:tcW w:w="449" w:type="dxa"/>
            <w:tcBorders>
              <w:bottom w:val="single" w:sz="18" w:space="0" w:color="FF0000"/>
            </w:tcBorders>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11</w:t>
            </w:r>
          </w:p>
        </w:tc>
        <w:tc>
          <w:tcPr>
            <w:tcW w:w="2494" w:type="dxa"/>
            <w:tcBorders>
              <w:bottom w:val="single" w:sz="18" w:space="0" w:color="FF0000"/>
            </w:tcBorders>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Wałek zginania</w:t>
            </w:r>
          </w:p>
        </w:tc>
        <w:tc>
          <w:tcPr>
            <w:tcW w:w="1057" w:type="dxa"/>
            <w:tcBorders>
              <w:bottom w:val="single" w:sz="18" w:space="0" w:color="FF000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1</w:t>
            </w:r>
            <w:r>
              <w:rPr>
                <w:rFonts w:ascii="Times New Roman" w:hAnsi="Times New Roman" w:cs="Times New Roman"/>
                <w:color w:val="000000"/>
              </w:rPr>
              <w:t>,</w:t>
            </w:r>
            <w:r w:rsidRPr="006174E0">
              <w:rPr>
                <w:rFonts w:ascii="Times New Roman" w:hAnsi="Times New Roman" w:cs="Times New Roman"/>
                <w:color w:val="000000"/>
              </w:rPr>
              <w:t>35</w:t>
            </w:r>
          </w:p>
        </w:tc>
        <w:tc>
          <w:tcPr>
            <w:tcW w:w="1058" w:type="dxa"/>
            <w:tcBorders>
              <w:bottom w:val="single" w:sz="18" w:space="0" w:color="FF000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0</w:t>
            </w:r>
            <w:r>
              <w:rPr>
                <w:rFonts w:ascii="Times New Roman" w:hAnsi="Times New Roman" w:cs="Times New Roman"/>
                <w:color w:val="000000"/>
              </w:rPr>
              <w:t>,</w:t>
            </w:r>
            <w:r w:rsidRPr="006174E0">
              <w:rPr>
                <w:rFonts w:ascii="Times New Roman" w:hAnsi="Times New Roman" w:cs="Times New Roman"/>
                <w:color w:val="000000"/>
              </w:rPr>
              <w:t>53</w:t>
            </w:r>
          </w:p>
        </w:tc>
        <w:tc>
          <w:tcPr>
            <w:tcW w:w="1057" w:type="dxa"/>
            <w:tcBorders>
              <w:bottom w:val="single" w:sz="18" w:space="0" w:color="FF0000"/>
            </w:tcBorders>
            <w:vAlign w:val="center"/>
          </w:tcPr>
          <w:p w:rsidR="006174E0" w:rsidRPr="006174E0" w:rsidRDefault="006174E0" w:rsidP="006174E0">
            <w:pPr>
              <w:jc w:val="center"/>
              <w:rPr>
                <w:rFonts w:ascii="Times New Roman" w:hAnsi="Times New Roman" w:cs="Times New Roman"/>
                <w:color w:val="000000"/>
              </w:rPr>
            </w:pPr>
            <w:r w:rsidRPr="006174E0">
              <w:rPr>
                <w:rFonts w:ascii="Times New Roman" w:hAnsi="Times New Roman" w:cs="Times New Roman"/>
                <w:color w:val="000000"/>
              </w:rPr>
              <w:t>5</w:t>
            </w:r>
            <w:r>
              <w:rPr>
                <w:rFonts w:ascii="Times New Roman" w:hAnsi="Times New Roman" w:cs="Times New Roman"/>
                <w:color w:val="000000"/>
              </w:rPr>
              <w:t>,</w:t>
            </w:r>
            <w:r w:rsidRPr="006174E0">
              <w:rPr>
                <w:rFonts w:ascii="Times New Roman" w:hAnsi="Times New Roman" w:cs="Times New Roman"/>
                <w:color w:val="000000"/>
              </w:rPr>
              <w:t>02</w:t>
            </w:r>
          </w:p>
        </w:tc>
      </w:tr>
      <w:tr w:rsidR="006174E0" w:rsidRPr="00A72E1E" w:rsidTr="00FE0B8E">
        <w:trPr>
          <w:trHeight w:val="300"/>
        </w:trPr>
        <w:tc>
          <w:tcPr>
            <w:tcW w:w="449" w:type="dxa"/>
            <w:tcBorders>
              <w:top w:val="single" w:sz="18" w:space="0" w:color="FF0000"/>
            </w:tcBorders>
            <w:noWrap/>
            <w:vAlign w:val="center"/>
            <w:hideMark/>
          </w:tcPr>
          <w:p w:rsidR="006174E0" w:rsidRPr="00A72E1E" w:rsidRDefault="006174E0" w:rsidP="00FE0B8E">
            <w:pPr>
              <w:pStyle w:val="Tekstnormalny"/>
              <w:spacing w:line="240" w:lineRule="auto"/>
              <w:jc w:val="center"/>
              <w:rPr>
                <w:sz w:val="22"/>
                <w:szCs w:val="22"/>
              </w:rPr>
            </w:pPr>
            <w:r w:rsidRPr="00A72E1E">
              <w:rPr>
                <w:sz w:val="22"/>
                <w:szCs w:val="22"/>
              </w:rPr>
              <w:t>12</w:t>
            </w:r>
          </w:p>
        </w:tc>
        <w:tc>
          <w:tcPr>
            <w:tcW w:w="2494" w:type="dxa"/>
            <w:tcBorders>
              <w:top w:val="single" w:sz="18" w:space="0" w:color="FF0000"/>
            </w:tcBorders>
            <w:noWrap/>
            <w:vAlign w:val="center"/>
            <w:hideMark/>
          </w:tcPr>
          <w:p w:rsidR="006174E0" w:rsidRPr="00A72E1E" w:rsidRDefault="006174E0" w:rsidP="00FE0B8E">
            <w:pPr>
              <w:pStyle w:val="Tekstnormalny"/>
              <w:spacing w:line="240" w:lineRule="auto"/>
              <w:jc w:val="left"/>
              <w:rPr>
                <w:sz w:val="22"/>
                <w:szCs w:val="22"/>
              </w:rPr>
            </w:pPr>
            <w:r w:rsidRPr="00A72E1E">
              <w:rPr>
                <w:sz w:val="22"/>
                <w:szCs w:val="22"/>
              </w:rPr>
              <w:t>Od płytki kątowej zginania do stabilizatora</w:t>
            </w:r>
          </w:p>
        </w:tc>
        <w:tc>
          <w:tcPr>
            <w:tcW w:w="3172" w:type="dxa"/>
            <w:gridSpan w:val="3"/>
            <w:tcBorders>
              <w:top w:val="single" w:sz="18" w:space="0" w:color="FF0000"/>
            </w:tcBorders>
            <w:vAlign w:val="center"/>
          </w:tcPr>
          <w:p w:rsidR="006174E0" w:rsidRPr="00A72E1E" w:rsidRDefault="006174E0" w:rsidP="00FE0B8E">
            <w:pPr>
              <w:jc w:val="center"/>
              <w:rPr>
                <w:rFonts w:ascii="Times New Roman" w:hAnsi="Times New Roman" w:cs="Times New Roman"/>
                <w:color w:val="000000"/>
              </w:rPr>
            </w:pPr>
            <w:r>
              <w:rPr>
                <w:rFonts w:ascii="Times New Roman" w:hAnsi="Times New Roman" w:cs="Times New Roman"/>
                <w:color w:val="000000"/>
              </w:rPr>
              <w:t>- (brak wpływu na położenie osi urządzenia)</w:t>
            </w:r>
          </w:p>
        </w:tc>
      </w:tr>
    </w:tbl>
    <w:p w:rsidR="003D5199" w:rsidRDefault="003D5199" w:rsidP="004F017A">
      <w:pPr>
        <w:pStyle w:val="Legenda"/>
        <w:keepNext/>
        <w:spacing w:after="0"/>
        <w:jc w:val="left"/>
      </w:pPr>
    </w:p>
    <w:p w:rsidR="004F017A" w:rsidRDefault="004F017A" w:rsidP="004F017A">
      <w:pPr>
        <w:pStyle w:val="Legenda"/>
        <w:keepNext/>
        <w:spacing w:after="0"/>
        <w:jc w:val="left"/>
      </w:pPr>
      <w:r>
        <w:t xml:space="preserve">Tabela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Tabela \* ARABIC \s 1 </w:instrText>
      </w:r>
      <w:r w:rsidR="001E0B47">
        <w:fldChar w:fldCharType="separate"/>
      </w:r>
      <w:r w:rsidR="009F0CB6">
        <w:rPr>
          <w:noProof/>
        </w:rPr>
        <w:t>28</w:t>
      </w:r>
      <w:r w:rsidR="001E0B47">
        <w:rPr>
          <w:noProof/>
        </w:rPr>
        <w:fldChar w:fldCharType="end"/>
      </w:r>
      <w:r>
        <w:t xml:space="preserve"> – Niepewności liniowe i kątowe znajomości pozycji i orientacji części.</w:t>
      </w:r>
    </w:p>
    <w:tbl>
      <w:tblPr>
        <w:tblStyle w:val="Tabela-Siatka"/>
        <w:tblW w:w="0" w:type="auto"/>
        <w:tblLayout w:type="fixed"/>
        <w:tblLook w:val="04A0" w:firstRow="1" w:lastRow="0" w:firstColumn="1" w:lastColumn="0" w:noHBand="0" w:noVBand="1"/>
      </w:tblPr>
      <w:tblGrid>
        <w:gridCol w:w="449"/>
        <w:gridCol w:w="2494"/>
        <w:gridCol w:w="1057"/>
        <w:gridCol w:w="1058"/>
        <w:gridCol w:w="1057"/>
        <w:gridCol w:w="1058"/>
        <w:gridCol w:w="1057"/>
        <w:gridCol w:w="1058"/>
      </w:tblGrid>
      <w:tr w:rsidR="00AE6D70" w:rsidRPr="00A72E1E" w:rsidTr="00FE0B8E">
        <w:trPr>
          <w:trHeight w:val="300"/>
        </w:trPr>
        <w:tc>
          <w:tcPr>
            <w:tcW w:w="449" w:type="dxa"/>
            <w:vMerge w:val="restart"/>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Nr</w:t>
            </w:r>
          </w:p>
        </w:tc>
        <w:tc>
          <w:tcPr>
            <w:tcW w:w="2494" w:type="dxa"/>
            <w:vMerge w:val="restart"/>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Nazwa części</w:t>
            </w:r>
          </w:p>
        </w:tc>
        <w:tc>
          <w:tcPr>
            <w:tcW w:w="3172" w:type="dxa"/>
            <w:gridSpan w:val="3"/>
            <w:vAlign w:val="center"/>
          </w:tcPr>
          <w:p w:rsidR="00AE6D70" w:rsidRPr="00A72E1E" w:rsidRDefault="00107A61" w:rsidP="00FE0B8E">
            <w:pPr>
              <w:pStyle w:val="Tekstnormalny"/>
              <w:spacing w:line="240" w:lineRule="auto"/>
              <w:jc w:val="center"/>
              <w:rPr>
                <w:sz w:val="22"/>
                <w:szCs w:val="22"/>
              </w:rPr>
            </w:pPr>
            <w:r>
              <w:rPr>
                <w:sz w:val="22"/>
                <w:szCs w:val="22"/>
              </w:rPr>
              <w:t xml:space="preserve">± </w:t>
            </w:r>
            <w:r w:rsidR="00AE6D70">
              <w:rPr>
                <w:sz w:val="22"/>
                <w:szCs w:val="22"/>
              </w:rPr>
              <w:t>Niepewność liniowa [mm]</w:t>
            </w:r>
          </w:p>
        </w:tc>
        <w:tc>
          <w:tcPr>
            <w:tcW w:w="3173" w:type="dxa"/>
            <w:gridSpan w:val="3"/>
            <w:vAlign w:val="center"/>
          </w:tcPr>
          <w:p w:rsidR="00AE6D70" w:rsidRPr="00A72E1E" w:rsidRDefault="00107A61" w:rsidP="00FE0B8E">
            <w:pPr>
              <w:pStyle w:val="Tekstnormalny"/>
              <w:spacing w:line="240" w:lineRule="auto"/>
              <w:jc w:val="center"/>
              <w:rPr>
                <w:sz w:val="22"/>
                <w:szCs w:val="22"/>
              </w:rPr>
            </w:pPr>
            <w:r>
              <w:rPr>
                <w:sz w:val="22"/>
                <w:szCs w:val="22"/>
              </w:rPr>
              <w:t xml:space="preserve">± </w:t>
            </w:r>
            <w:r w:rsidR="00AE6D70">
              <w:rPr>
                <w:sz w:val="22"/>
                <w:szCs w:val="22"/>
              </w:rPr>
              <w:t>Niepewność kątowa [</w:t>
            </w:r>
            <w:r w:rsidR="00AE6D70">
              <w:rPr>
                <w:sz w:val="22"/>
                <w:szCs w:val="22"/>
                <w:vertAlign w:val="superscript"/>
              </w:rPr>
              <w:t>o</w:t>
            </w:r>
            <w:r w:rsidR="00AE6D70">
              <w:rPr>
                <w:sz w:val="22"/>
                <w:szCs w:val="22"/>
              </w:rPr>
              <w:t>]</w:t>
            </w:r>
          </w:p>
        </w:tc>
      </w:tr>
      <w:tr w:rsidR="00AE6D70" w:rsidRPr="00A72E1E" w:rsidTr="00FE0B8E">
        <w:trPr>
          <w:trHeight w:val="300"/>
        </w:trPr>
        <w:tc>
          <w:tcPr>
            <w:tcW w:w="449" w:type="dxa"/>
            <w:vMerge/>
            <w:noWrap/>
            <w:hideMark/>
          </w:tcPr>
          <w:p w:rsidR="00AE6D70" w:rsidRPr="00A72E1E" w:rsidRDefault="00AE6D70" w:rsidP="00FE0B8E">
            <w:pPr>
              <w:pStyle w:val="Tekstnormalny"/>
              <w:spacing w:line="240" w:lineRule="auto"/>
              <w:rPr>
                <w:sz w:val="22"/>
                <w:szCs w:val="22"/>
              </w:rPr>
            </w:pPr>
          </w:p>
        </w:tc>
        <w:tc>
          <w:tcPr>
            <w:tcW w:w="2494" w:type="dxa"/>
            <w:vMerge/>
            <w:noWrap/>
            <w:hideMark/>
          </w:tcPr>
          <w:p w:rsidR="00AE6D70" w:rsidRPr="00A72E1E" w:rsidRDefault="00AE6D70" w:rsidP="00FE0B8E">
            <w:pPr>
              <w:pStyle w:val="Tekstnormalny"/>
              <w:spacing w:line="240" w:lineRule="auto"/>
              <w:rPr>
                <w:sz w:val="22"/>
                <w:szCs w:val="22"/>
              </w:rPr>
            </w:pPr>
          </w:p>
        </w:tc>
        <w:tc>
          <w:tcPr>
            <w:tcW w:w="1057" w:type="dxa"/>
            <w:vAlign w:val="center"/>
          </w:tcPr>
          <w:p w:rsidR="00AE6D70" w:rsidRPr="00A72E1E" w:rsidRDefault="00AE6D70" w:rsidP="00FE0B8E">
            <w:pPr>
              <w:pStyle w:val="Tekstnormalny"/>
              <w:spacing w:line="240" w:lineRule="auto"/>
              <w:jc w:val="center"/>
              <w:rPr>
                <w:sz w:val="22"/>
                <w:szCs w:val="22"/>
              </w:rPr>
            </w:pPr>
            <w:r>
              <w:rPr>
                <w:sz w:val="22"/>
                <w:szCs w:val="22"/>
              </w:rPr>
              <w:t>x</w:t>
            </w:r>
          </w:p>
        </w:tc>
        <w:tc>
          <w:tcPr>
            <w:tcW w:w="1058" w:type="dxa"/>
            <w:vAlign w:val="center"/>
          </w:tcPr>
          <w:p w:rsidR="00AE6D70" w:rsidRPr="00A72E1E" w:rsidRDefault="00AE6D70" w:rsidP="00FE0B8E">
            <w:pPr>
              <w:pStyle w:val="Tekstnormalny"/>
              <w:spacing w:line="240" w:lineRule="auto"/>
              <w:jc w:val="center"/>
              <w:rPr>
                <w:sz w:val="22"/>
                <w:szCs w:val="22"/>
              </w:rPr>
            </w:pPr>
            <w:r>
              <w:rPr>
                <w:sz w:val="22"/>
                <w:szCs w:val="22"/>
              </w:rPr>
              <w:t>y</w:t>
            </w:r>
          </w:p>
        </w:tc>
        <w:tc>
          <w:tcPr>
            <w:tcW w:w="1057" w:type="dxa"/>
            <w:vAlign w:val="center"/>
          </w:tcPr>
          <w:p w:rsidR="00AE6D70" w:rsidRPr="00A72E1E" w:rsidRDefault="00AE6D70" w:rsidP="00FE0B8E">
            <w:pPr>
              <w:pStyle w:val="Tekstnormalny"/>
              <w:spacing w:line="240" w:lineRule="auto"/>
              <w:jc w:val="center"/>
              <w:rPr>
                <w:sz w:val="22"/>
                <w:szCs w:val="22"/>
              </w:rPr>
            </w:pPr>
            <w:r>
              <w:rPr>
                <w:sz w:val="22"/>
                <w:szCs w:val="22"/>
              </w:rPr>
              <w:t>z</w:t>
            </w:r>
          </w:p>
        </w:tc>
        <w:tc>
          <w:tcPr>
            <w:tcW w:w="1058" w:type="dxa"/>
            <w:vAlign w:val="center"/>
          </w:tcPr>
          <w:p w:rsidR="00AE6D70" w:rsidRPr="00A72E1E" w:rsidRDefault="001E0B47" w:rsidP="00FE0B8E">
            <w:pPr>
              <w:jc w:val="center"/>
              <w:rPr>
                <w:color w:val="808080" w:themeColor="background1" w:themeShade="80"/>
                <w:sz w:val="24"/>
              </w:rP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x</m:t>
                    </m:r>
                  </m:sub>
                </m:sSub>
              </m:oMath>
            </m:oMathPara>
          </w:p>
        </w:tc>
        <w:tc>
          <w:tcPr>
            <w:tcW w:w="1057" w:type="dxa"/>
            <w:vAlign w:val="center"/>
          </w:tcPr>
          <w:p w:rsidR="00AE6D70" w:rsidRPr="00A72E1E" w:rsidRDefault="001E0B47" w:rsidP="00FE0B8E">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y</m:t>
                    </m:r>
                  </m:sub>
                </m:sSub>
              </m:oMath>
            </m:oMathPara>
          </w:p>
        </w:tc>
        <w:tc>
          <w:tcPr>
            <w:tcW w:w="1058" w:type="dxa"/>
            <w:vAlign w:val="center"/>
          </w:tcPr>
          <w:p w:rsidR="00AE6D70" w:rsidRPr="00A72E1E" w:rsidRDefault="001E0B47" w:rsidP="00FE0B8E">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z</m:t>
                    </m:r>
                  </m:sub>
                </m:sSub>
              </m:oMath>
            </m:oMathPara>
          </w:p>
        </w:tc>
      </w:tr>
      <w:tr w:rsidR="00AE6D70" w:rsidRPr="00A72E1E" w:rsidTr="00AE6D70">
        <w:trPr>
          <w:trHeight w:val="300"/>
        </w:trPr>
        <w:tc>
          <w:tcPr>
            <w:tcW w:w="449" w:type="dxa"/>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1</w:t>
            </w:r>
          </w:p>
        </w:tc>
        <w:tc>
          <w:tcPr>
            <w:tcW w:w="2494" w:type="dxa"/>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Płyta tylna</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0,30</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0,15</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0,04</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0,06</w:t>
            </w:r>
          </w:p>
        </w:tc>
      </w:tr>
      <w:tr w:rsidR="00AE6D70" w:rsidRPr="00A72E1E" w:rsidTr="00AE6D70">
        <w:trPr>
          <w:trHeight w:val="300"/>
        </w:trPr>
        <w:tc>
          <w:tcPr>
            <w:tcW w:w="449" w:type="dxa"/>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2</w:t>
            </w:r>
          </w:p>
        </w:tc>
        <w:tc>
          <w:tcPr>
            <w:tcW w:w="2494" w:type="dxa"/>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Płytka odwodzenia</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0,01</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0,35</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0,36</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0,12</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0,12</w:t>
            </w:r>
          </w:p>
        </w:tc>
      </w:tr>
      <w:tr w:rsidR="00AE6D70" w:rsidRPr="00A72E1E" w:rsidTr="00AE6D70">
        <w:trPr>
          <w:trHeight w:val="300"/>
        </w:trPr>
        <w:tc>
          <w:tcPr>
            <w:tcW w:w="449" w:type="dxa"/>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3</w:t>
            </w:r>
          </w:p>
        </w:tc>
        <w:tc>
          <w:tcPr>
            <w:tcW w:w="2494" w:type="dxa"/>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Tuleja ślizgowa odwodzenia</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0,02</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0,40</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0,37</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0,12</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0,12</w:t>
            </w:r>
          </w:p>
        </w:tc>
      </w:tr>
      <w:tr w:rsidR="00AE6D70" w:rsidRPr="00A72E1E" w:rsidTr="00AE6D70">
        <w:trPr>
          <w:trHeight w:val="300"/>
        </w:trPr>
        <w:tc>
          <w:tcPr>
            <w:tcW w:w="449" w:type="dxa"/>
            <w:tcBorders>
              <w:bottom w:val="single" w:sz="18" w:space="0" w:color="00B050"/>
            </w:tcBorders>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4</w:t>
            </w:r>
          </w:p>
        </w:tc>
        <w:tc>
          <w:tcPr>
            <w:tcW w:w="2494" w:type="dxa"/>
            <w:tcBorders>
              <w:bottom w:val="single" w:sz="18" w:space="0" w:color="00B050"/>
            </w:tcBorders>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Wałek odwodzenia</w:t>
            </w:r>
          </w:p>
        </w:tc>
        <w:tc>
          <w:tcPr>
            <w:tcW w:w="1057" w:type="dxa"/>
            <w:tcBorders>
              <w:bottom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0,12</w:t>
            </w:r>
          </w:p>
        </w:tc>
        <w:tc>
          <w:tcPr>
            <w:tcW w:w="1058" w:type="dxa"/>
            <w:tcBorders>
              <w:bottom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0,55</w:t>
            </w:r>
          </w:p>
        </w:tc>
        <w:tc>
          <w:tcPr>
            <w:tcW w:w="1057" w:type="dxa"/>
            <w:tcBorders>
              <w:bottom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0,77</w:t>
            </w:r>
          </w:p>
        </w:tc>
        <w:tc>
          <w:tcPr>
            <w:tcW w:w="1058" w:type="dxa"/>
            <w:tcBorders>
              <w:bottom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0,17</w:t>
            </w:r>
          </w:p>
        </w:tc>
        <w:tc>
          <w:tcPr>
            <w:tcW w:w="1057" w:type="dxa"/>
            <w:tcBorders>
              <w:bottom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0,20</w:t>
            </w:r>
          </w:p>
        </w:tc>
        <w:tc>
          <w:tcPr>
            <w:tcW w:w="1058" w:type="dxa"/>
            <w:tcBorders>
              <w:bottom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0,17</w:t>
            </w:r>
          </w:p>
        </w:tc>
      </w:tr>
      <w:tr w:rsidR="00AE6D70" w:rsidRPr="00A72E1E" w:rsidTr="00AE6D70">
        <w:trPr>
          <w:trHeight w:val="300"/>
        </w:trPr>
        <w:tc>
          <w:tcPr>
            <w:tcW w:w="449" w:type="dxa"/>
            <w:tcBorders>
              <w:top w:val="single" w:sz="18" w:space="0" w:color="00B050"/>
            </w:tcBorders>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5</w:t>
            </w:r>
          </w:p>
        </w:tc>
        <w:tc>
          <w:tcPr>
            <w:tcW w:w="2494" w:type="dxa"/>
            <w:tcBorders>
              <w:top w:val="single" w:sz="18" w:space="0" w:color="00B050"/>
            </w:tcBorders>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Kątownik tylny lewy/prawy</w:t>
            </w:r>
          </w:p>
        </w:tc>
        <w:tc>
          <w:tcPr>
            <w:tcW w:w="1057" w:type="dxa"/>
            <w:tcBorders>
              <w:top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1,16</w:t>
            </w:r>
          </w:p>
        </w:tc>
        <w:tc>
          <w:tcPr>
            <w:tcW w:w="1058" w:type="dxa"/>
            <w:tcBorders>
              <w:top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2,74</w:t>
            </w:r>
          </w:p>
        </w:tc>
        <w:tc>
          <w:tcPr>
            <w:tcW w:w="1057" w:type="dxa"/>
            <w:tcBorders>
              <w:top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1,63</w:t>
            </w:r>
          </w:p>
        </w:tc>
        <w:tc>
          <w:tcPr>
            <w:tcW w:w="1058" w:type="dxa"/>
            <w:tcBorders>
              <w:top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0,31</w:t>
            </w:r>
          </w:p>
        </w:tc>
        <w:tc>
          <w:tcPr>
            <w:tcW w:w="1057" w:type="dxa"/>
            <w:tcBorders>
              <w:top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0,34</w:t>
            </w:r>
          </w:p>
        </w:tc>
        <w:tc>
          <w:tcPr>
            <w:tcW w:w="1058" w:type="dxa"/>
            <w:tcBorders>
              <w:top w:val="single" w:sz="18" w:space="0" w:color="00B05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0,71</w:t>
            </w:r>
          </w:p>
        </w:tc>
      </w:tr>
      <w:tr w:rsidR="00AE6D70" w:rsidRPr="00A72E1E" w:rsidTr="00AE6D70">
        <w:trPr>
          <w:trHeight w:val="300"/>
        </w:trPr>
        <w:tc>
          <w:tcPr>
            <w:tcW w:w="449" w:type="dxa"/>
            <w:tcBorders>
              <w:bottom w:val="single" w:sz="18" w:space="0" w:color="0070C0"/>
            </w:tcBorders>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6</w:t>
            </w:r>
          </w:p>
        </w:tc>
        <w:tc>
          <w:tcPr>
            <w:tcW w:w="2494" w:type="dxa"/>
            <w:tcBorders>
              <w:bottom w:val="single" w:sz="18" w:space="0" w:color="0070C0"/>
            </w:tcBorders>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Zakrzywiona prowadnica (do karetki</w:t>
            </w:r>
            <w:r>
              <w:rPr>
                <w:sz w:val="22"/>
                <w:szCs w:val="22"/>
              </w:rPr>
              <w:t>/do osi obrotu Z</w:t>
            </w:r>
            <w:r w:rsidRPr="00A72E1E">
              <w:rPr>
                <w:sz w:val="22"/>
                <w:szCs w:val="22"/>
              </w:rPr>
              <w:t>)</w:t>
            </w:r>
          </w:p>
        </w:tc>
        <w:tc>
          <w:tcPr>
            <w:tcW w:w="1057" w:type="dxa"/>
            <w:tcBorders>
              <w:bottom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4,26/4,81</w:t>
            </w:r>
          </w:p>
        </w:tc>
        <w:tc>
          <w:tcPr>
            <w:tcW w:w="1058" w:type="dxa"/>
            <w:tcBorders>
              <w:bottom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5,38/3,46</w:t>
            </w:r>
          </w:p>
        </w:tc>
        <w:tc>
          <w:tcPr>
            <w:tcW w:w="1057" w:type="dxa"/>
            <w:tcBorders>
              <w:bottom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7,44/6,84</w:t>
            </w:r>
          </w:p>
        </w:tc>
        <w:tc>
          <w:tcPr>
            <w:tcW w:w="1058" w:type="dxa"/>
            <w:tcBorders>
              <w:bottom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1,36/1,36</w:t>
            </w:r>
          </w:p>
        </w:tc>
        <w:tc>
          <w:tcPr>
            <w:tcW w:w="1057" w:type="dxa"/>
            <w:tcBorders>
              <w:bottom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1,53/1,53</w:t>
            </w:r>
          </w:p>
        </w:tc>
        <w:tc>
          <w:tcPr>
            <w:tcW w:w="1058" w:type="dxa"/>
            <w:tcBorders>
              <w:bottom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1,27/1,27</w:t>
            </w:r>
          </w:p>
        </w:tc>
      </w:tr>
      <w:tr w:rsidR="00AE6D70" w:rsidRPr="00A72E1E" w:rsidTr="00AE6D70">
        <w:trPr>
          <w:trHeight w:val="300"/>
        </w:trPr>
        <w:tc>
          <w:tcPr>
            <w:tcW w:w="449" w:type="dxa"/>
            <w:tcBorders>
              <w:top w:val="single" w:sz="18" w:space="0" w:color="0070C0"/>
            </w:tcBorders>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7</w:t>
            </w:r>
          </w:p>
        </w:tc>
        <w:tc>
          <w:tcPr>
            <w:tcW w:w="2494" w:type="dxa"/>
            <w:tcBorders>
              <w:top w:val="single" w:sz="18" w:space="0" w:color="0070C0"/>
            </w:tcBorders>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Karetka prowadnicy</w:t>
            </w:r>
          </w:p>
        </w:tc>
        <w:tc>
          <w:tcPr>
            <w:tcW w:w="1057" w:type="dxa"/>
            <w:tcBorders>
              <w:top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4,56</w:t>
            </w:r>
          </w:p>
        </w:tc>
        <w:tc>
          <w:tcPr>
            <w:tcW w:w="1058" w:type="dxa"/>
            <w:tcBorders>
              <w:top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6,32</w:t>
            </w:r>
          </w:p>
        </w:tc>
        <w:tc>
          <w:tcPr>
            <w:tcW w:w="1057" w:type="dxa"/>
            <w:tcBorders>
              <w:top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8,47</w:t>
            </w:r>
          </w:p>
        </w:tc>
        <w:tc>
          <w:tcPr>
            <w:tcW w:w="1058" w:type="dxa"/>
            <w:tcBorders>
              <w:top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1,68</w:t>
            </w:r>
          </w:p>
        </w:tc>
        <w:tc>
          <w:tcPr>
            <w:tcW w:w="1057" w:type="dxa"/>
            <w:tcBorders>
              <w:top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1,90</w:t>
            </w:r>
          </w:p>
        </w:tc>
        <w:tc>
          <w:tcPr>
            <w:tcW w:w="1058" w:type="dxa"/>
            <w:tcBorders>
              <w:top w:val="single" w:sz="18" w:space="0" w:color="0070C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1,63</w:t>
            </w:r>
          </w:p>
        </w:tc>
      </w:tr>
      <w:tr w:rsidR="00AE6D70" w:rsidRPr="00A72E1E" w:rsidTr="00AE6D70">
        <w:trPr>
          <w:trHeight w:val="300"/>
        </w:trPr>
        <w:tc>
          <w:tcPr>
            <w:tcW w:w="449" w:type="dxa"/>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8</w:t>
            </w:r>
          </w:p>
        </w:tc>
        <w:tc>
          <w:tcPr>
            <w:tcW w:w="2494" w:type="dxa"/>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Płytka zginania do karetki</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3,31</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4,81</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8,30</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2,16</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2,46</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1,71</w:t>
            </w:r>
          </w:p>
        </w:tc>
      </w:tr>
      <w:tr w:rsidR="00AE6D70" w:rsidRPr="00A72E1E" w:rsidTr="00AE6D70">
        <w:trPr>
          <w:trHeight w:val="300"/>
        </w:trPr>
        <w:tc>
          <w:tcPr>
            <w:tcW w:w="449" w:type="dxa"/>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9</w:t>
            </w:r>
          </w:p>
        </w:tc>
        <w:tc>
          <w:tcPr>
            <w:tcW w:w="2494" w:type="dxa"/>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Płytka zginania liniowa</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2,93</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3,23</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7,53</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2,24</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3,05</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2,36</w:t>
            </w:r>
          </w:p>
        </w:tc>
      </w:tr>
      <w:tr w:rsidR="00AE6D70" w:rsidRPr="00A72E1E" w:rsidTr="00AE6D70">
        <w:trPr>
          <w:trHeight w:val="300"/>
        </w:trPr>
        <w:tc>
          <w:tcPr>
            <w:tcW w:w="449" w:type="dxa"/>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10</w:t>
            </w:r>
          </w:p>
        </w:tc>
        <w:tc>
          <w:tcPr>
            <w:tcW w:w="2494" w:type="dxa"/>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Tuleja ślizgowa zginania</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2,98</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3,24</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7,54</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2,24</w:t>
            </w:r>
          </w:p>
        </w:tc>
        <w:tc>
          <w:tcPr>
            <w:tcW w:w="1057"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3,05</w:t>
            </w:r>
          </w:p>
        </w:tc>
        <w:tc>
          <w:tcPr>
            <w:tcW w:w="1058" w:type="dxa"/>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2,36</w:t>
            </w:r>
          </w:p>
        </w:tc>
      </w:tr>
      <w:tr w:rsidR="00AE6D70" w:rsidRPr="00A72E1E" w:rsidTr="00AE6D70">
        <w:trPr>
          <w:trHeight w:val="300"/>
        </w:trPr>
        <w:tc>
          <w:tcPr>
            <w:tcW w:w="449" w:type="dxa"/>
            <w:tcBorders>
              <w:bottom w:val="single" w:sz="18" w:space="0" w:color="FF0000"/>
            </w:tcBorders>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11</w:t>
            </w:r>
          </w:p>
        </w:tc>
        <w:tc>
          <w:tcPr>
            <w:tcW w:w="2494" w:type="dxa"/>
            <w:tcBorders>
              <w:bottom w:val="single" w:sz="18" w:space="0" w:color="FF0000"/>
            </w:tcBorders>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Wałek zginania</w:t>
            </w:r>
          </w:p>
        </w:tc>
        <w:tc>
          <w:tcPr>
            <w:tcW w:w="1057" w:type="dxa"/>
            <w:tcBorders>
              <w:bottom w:val="single" w:sz="18" w:space="0" w:color="FF000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3,08</w:t>
            </w:r>
          </w:p>
        </w:tc>
        <w:tc>
          <w:tcPr>
            <w:tcW w:w="1058" w:type="dxa"/>
            <w:tcBorders>
              <w:bottom w:val="single" w:sz="18" w:space="0" w:color="FF000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3,36</w:t>
            </w:r>
          </w:p>
        </w:tc>
        <w:tc>
          <w:tcPr>
            <w:tcW w:w="1057" w:type="dxa"/>
            <w:tcBorders>
              <w:bottom w:val="single" w:sz="18" w:space="0" w:color="FF000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7,67</w:t>
            </w:r>
          </w:p>
        </w:tc>
        <w:tc>
          <w:tcPr>
            <w:tcW w:w="1058" w:type="dxa"/>
            <w:tcBorders>
              <w:bottom w:val="single" w:sz="18" w:space="0" w:color="FF000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2,44</w:t>
            </w:r>
          </w:p>
        </w:tc>
        <w:tc>
          <w:tcPr>
            <w:tcW w:w="1057" w:type="dxa"/>
            <w:tcBorders>
              <w:bottom w:val="single" w:sz="18" w:space="0" w:color="FF000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3,11</w:t>
            </w:r>
          </w:p>
        </w:tc>
        <w:tc>
          <w:tcPr>
            <w:tcW w:w="1058" w:type="dxa"/>
            <w:tcBorders>
              <w:bottom w:val="single" w:sz="18" w:space="0" w:color="FF0000"/>
            </w:tcBorders>
            <w:vAlign w:val="center"/>
          </w:tcPr>
          <w:p w:rsidR="00AE6D70" w:rsidRPr="00AE6D70" w:rsidRDefault="00AE6D70" w:rsidP="00AE6D70">
            <w:pPr>
              <w:jc w:val="center"/>
              <w:rPr>
                <w:rFonts w:ascii="Times New Roman" w:hAnsi="Times New Roman" w:cs="Times New Roman"/>
                <w:color w:val="000000"/>
              </w:rPr>
            </w:pPr>
            <w:r w:rsidRPr="00AE6D70">
              <w:rPr>
                <w:rFonts w:ascii="Times New Roman" w:hAnsi="Times New Roman" w:cs="Times New Roman"/>
                <w:color w:val="000000"/>
              </w:rPr>
              <w:t>2,42</w:t>
            </w:r>
          </w:p>
        </w:tc>
      </w:tr>
      <w:tr w:rsidR="00AE6D70" w:rsidRPr="00A72E1E" w:rsidTr="00FE0B8E">
        <w:trPr>
          <w:trHeight w:val="300"/>
        </w:trPr>
        <w:tc>
          <w:tcPr>
            <w:tcW w:w="449" w:type="dxa"/>
            <w:tcBorders>
              <w:top w:val="single" w:sz="18" w:space="0" w:color="FF0000"/>
            </w:tcBorders>
            <w:noWrap/>
            <w:vAlign w:val="center"/>
            <w:hideMark/>
          </w:tcPr>
          <w:p w:rsidR="00AE6D70" w:rsidRPr="00A72E1E" w:rsidRDefault="00AE6D70" w:rsidP="00FE0B8E">
            <w:pPr>
              <w:pStyle w:val="Tekstnormalny"/>
              <w:spacing w:line="240" w:lineRule="auto"/>
              <w:jc w:val="center"/>
              <w:rPr>
                <w:sz w:val="22"/>
                <w:szCs w:val="22"/>
              </w:rPr>
            </w:pPr>
            <w:r w:rsidRPr="00A72E1E">
              <w:rPr>
                <w:sz w:val="22"/>
                <w:szCs w:val="22"/>
              </w:rPr>
              <w:t>12</w:t>
            </w:r>
          </w:p>
        </w:tc>
        <w:tc>
          <w:tcPr>
            <w:tcW w:w="2494" w:type="dxa"/>
            <w:tcBorders>
              <w:top w:val="single" w:sz="18" w:space="0" w:color="FF0000"/>
            </w:tcBorders>
            <w:noWrap/>
            <w:vAlign w:val="center"/>
            <w:hideMark/>
          </w:tcPr>
          <w:p w:rsidR="00AE6D70" w:rsidRPr="00A72E1E" w:rsidRDefault="00AE6D70" w:rsidP="00FE0B8E">
            <w:pPr>
              <w:pStyle w:val="Tekstnormalny"/>
              <w:spacing w:line="240" w:lineRule="auto"/>
              <w:jc w:val="left"/>
              <w:rPr>
                <w:sz w:val="22"/>
                <w:szCs w:val="22"/>
              </w:rPr>
            </w:pPr>
            <w:r w:rsidRPr="00A72E1E">
              <w:rPr>
                <w:sz w:val="22"/>
                <w:szCs w:val="22"/>
              </w:rPr>
              <w:t>Od płytki kątowej zginania do stabilizatora</w:t>
            </w:r>
          </w:p>
        </w:tc>
        <w:tc>
          <w:tcPr>
            <w:tcW w:w="6345" w:type="dxa"/>
            <w:gridSpan w:val="6"/>
            <w:tcBorders>
              <w:top w:val="single" w:sz="18" w:space="0" w:color="FF0000"/>
            </w:tcBorders>
            <w:vAlign w:val="center"/>
          </w:tcPr>
          <w:p w:rsidR="00AE6D70" w:rsidRPr="00A72E1E" w:rsidRDefault="00AE6D70" w:rsidP="00FE0B8E">
            <w:pPr>
              <w:jc w:val="center"/>
              <w:rPr>
                <w:rFonts w:ascii="Times New Roman" w:hAnsi="Times New Roman" w:cs="Times New Roman"/>
                <w:color w:val="000000"/>
              </w:rPr>
            </w:pPr>
            <w:r>
              <w:rPr>
                <w:rFonts w:ascii="Times New Roman" w:hAnsi="Times New Roman" w:cs="Times New Roman"/>
                <w:color w:val="000000"/>
              </w:rPr>
              <w:t>- (brak wpływu na położenie osi urządzenia)</w:t>
            </w:r>
          </w:p>
        </w:tc>
      </w:tr>
    </w:tbl>
    <w:p w:rsidR="00A63CA5" w:rsidRDefault="00A63CA5" w:rsidP="00D35C7B">
      <w:pPr>
        <w:pStyle w:val="Tekstnormalny"/>
      </w:pPr>
    </w:p>
    <w:p w:rsidR="00A63CA5" w:rsidRDefault="00A63CA5">
      <w:pPr>
        <w:contextualSpacing w:val="0"/>
        <w:rPr>
          <w:rFonts w:ascii="Times New Roman" w:hAnsi="Times New Roman" w:cs="Times New Roman"/>
          <w:sz w:val="24"/>
          <w:szCs w:val="24"/>
        </w:rPr>
      </w:pPr>
      <w:r>
        <w:br w:type="page"/>
      </w:r>
    </w:p>
    <w:p w:rsidR="00BC2F57" w:rsidRDefault="008C280C" w:rsidP="00D35C7B">
      <w:pPr>
        <w:pStyle w:val="Tekstnormalny"/>
      </w:pPr>
      <w:r w:rsidRPr="008C280C">
        <w:rPr>
          <w:vertAlign w:val="superscript"/>
        </w:rPr>
        <w:lastRenderedPageBreak/>
        <w:t>1</w:t>
      </w:r>
      <w:r w:rsidR="00333349">
        <w:rPr>
          <w:vertAlign w:val="superscript"/>
        </w:rPr>
        <w:t xml:space="preserve"> </w:t>
      </w:r>
      <w:r w:rsidR="00BC2F57">
        <w:t>Płyta tylna jest obarczona niepewnościami wykonania, pomimo tego, że jest pierwszą częścią w łańcuchu. Założono, że choć jej przednia strona może b</w:t>
      </w:r>
      <w:r w:rsidR="00A240AE">
        <w:t>yć odniesieniem, to tylna strona,</w:t>
      </w:r>
      <w:r w:rsidR="00BC2F57">
        <w:t xml:space="preserve"> do której przytwierdzane są kolejne części</w:t>
      </w:r>
      <w:r w:rsidR="00A240AE">
        <w:t>,</w:t>
      </w:r>
      <w:r w:rsidR="00BC2F57">
        <w:t xml:space="preserve"> wykonana została z pewnymi tolerancjami, a zatem wprowadza niepewność.</w:t>
      </w:r>
    </w:p>
    <w:p w:rsidR="00BC2F57" w:rsidRDefault="00BC2F57" w:rsidP="00D35C7B">
      <w:pPr>
        <w:pStyle w:val="Tekstnormalny"/>
      </w:pPr>
    </w:p>
    <w:p w:rsidR="00BC2F57" w:rsidRDefault="008C280C" w:rsidP="00D35C7B">
      <w:pPr>
        <w:pStyle w:val="Tekstnormalny"/>
      </w:pPr>
      <w:r>
        <w:rPr>
          <w:vertAlign w:val="superscript"/>
        </w:rPr>
        <w:t>2</w:t>
      </w:r>
      <w:r w:rsidR="00333349">
        <w:rPr>
          <w:vertAlign w:val="superscript"/>
        </w:rPr>
        <w:t xml:space="preserve"> </w:t>
      </w:r>
      <w:r w:rsidR="00BC2F57">
        <w:t>Tuleje ślizgowe wykonane są z plastiku i wciskane w pasowane otwory. Założono, że poza niepewnością grubości nie wprowadzają one dodatkowych błędów, gdyż przyjmują kształt otworu, w którym są osadzone. Uwzględniono jednak luzy pasowania następnej części (to jest wałka) w tulejce.</w:t>
      </w:r>
    </w:p>
    <w:p w:rsidR="008C280C" w:rsidRDefault="008C280C" w:rsidP="00D35C7B">
      <w:pPr>
        <w:pStyle w:val="Tekstnormalny"/>
      </w:pPr>
    </w:p>
    <w:p w:rsidR="008C280C" w:rsidRDefault="008C280C" w:rsidP="008C280C">
      <w:pPr>
        <w:pStyle w:val="Tekstnormalny"/>
      </w:pPr>
      <w:r>
        <w:rPr>
          <w:vertAlign w:val="superscript"/>
        </w:rPr>
        <w:t>3</w:t>
      </w:r>
      <w:r w:rsidR="00333349">
        <w:rPr>
          <w:vertAlign w:val="superscript"/>
        </w:rPr>
        <w:t xml:space="preserve"> </w:t>
      </w:r>
      <w:r>
        <w:t xml:space="preserve">W przypadku wałków tolerancje wykonania względem ich osi obrotu w </w:t>
      </w:r>
      <w:proofErr w:type="spellStart"/>
      <w:r>
        <w:t>ortezie</w:t>
      </w:r>
      <w:proofErr w:type="spellEnd"/>
      <w:r>
        <w:t xml:space="preserve"> są pomijalne – są one montowane względem wykonanej, a nie nominalnej powierzchni. Wałki nie są obarczone błędami przetworników pomiarowych, gdyż przy montażu urządzenia wykorzystywano cyfrowy kątomierz do kalibracji, oferujący lepszą dokładność i to jego błąd wpływa na orientację wałków.</w:t>
      </w:r>
    </w:p>
    <w:p w:rsidR="0080337F" w:rsidRDefault="0080337F" w:rsidP="00D35C7B">
      <w:pPr>
        <w:pStyle w:val="Tekstnormalny"/>
      </w:pPr>
    </w:p>
    <w:p w:rsidR="0095191F" w:rsidRDefault="008C280C" w:rsidP="0095191F">
      <w:pPr>
        <w:pStyle w:val="Tekstnormalny"/>
        <w:spacing w:after="0"/>
      </w:pPr>
      <w:r>
        <w:rPr>
          <w:vertAlign w:val="superscript"/>
        </w:rPr>
        <w:t>4</w:t>
      </w:r>
      <w:r w:rsidR="00333349">
        <w:rPr>
          <w:vertAlign w:val="superscript"/>
        </w:rPr>
        <w:t xml:space="preserve"> </w:t>
      </w:r>
      <w:r w:rsidR="0080337F">
        <w:t>Zakrzywiona prowadnica ma dwie osobne wartości każdej niepewności – odpowiednio do karetki w położeniu środkowym i do osi obrotu</w:t>
      </w:r>
      <w:r w:rsidR="0095191F">
        <w:t xml:space="preserve"> Z</w:t>
      </w:r>
      <w:r w:rsidR="0080337F">
        <w:t>.</w:t>
      </w:r>
      <w:r w:rsidR="0095191F">
        <w:t xml:space="preserve"> Odmienne tolerancje położenia liniowego dla karetki i osi Z zakrzywionej prowadnicy wynikają z przedziału tolerancji promienia zaokrąglenia prowadnicy i sposobu jej zamocowania w pobliżu jednego z końców części. Na rysunku zilustrowano tę sytuację.</w:t>
      </w:r>
    </w:p>
    <w:p w:rsidR="0095191F" w:rsidRDefault="00C24B64" w:rsidP="0095191F">
      <w:pPr>
        <w:pStyle w:val="Tekstnormalny"/>
        <w:spacing w:after="0"/>
        <w:jc w:val="center"/>
      </w:pPr>
      <w:r>
        <w:rPr>
          <w:noProof/>
          <w:lang w:eastAsia="pl-PL"/>
        </w:rPr>
        <mc:AlternateContent>
          <mc:Choice Requires="wpc">
            <w:drawing>
              <wp:inline distT="0" distB="0" distL="0" distR="0">
                <wp:extent cx="3510915" cy="2533650"/>
                <wp:effectExtent l="0" t="0" r="3810" b="0"/>
                <wp:docPr id="7478" name="Kanwa 74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Arc 7480"/>
                        <wps:cNvSpPr>
                          <a:spLocks/>
                        </wps:cNvSpPr>
                        <wps:spPr bwMode="auto">
                          <a:xfrm>
                            <a:off x="1230630" y="546100"/>
                            <a:ext cx="1536700" cy="1536700"/>
                          </a:xfrm>
                          <a:custGeom>
                            <a:avLst/>
                            <a:gdLst>
                              <a:gd name="G0" fmla="+- 21600 0 0"/>
                              <a:gd name="G1" fmla="+- 21600 0 0"/>
                              <a:gd name="G2" fmla="+- 21600 0 0"/>
                              <a:gd name="T0" fmla="*/ 6373 w 43200"/>
                              <a:gd name="T1" fmla="*/ 36920 h 43200"/>
                              <a:gd name="T2" fmla="*/ 6678 w 43200"/>
                              <a:gd name="T3" fmla="*/ 37218 h 43200"/>
                              <a:gd name="T4" fmla="*/ 21600 w 43200"/>
                              <a:gd name="T5" fmla="*/ 21600 h 43200"/>
                            </a:gdLst>
                            <a:ahLst/>
                            <a:cxnLst>
                              <a:cxn ang="0">
                                <a:pos x="T0" y="T1"/>
                              </a:cxn>
                              <a:cxn ang="0">
                                <a:pos x="T2" y="T3"/>
                              </a:cxn>
                              <a:cxn ang="0">
                                <a:pos x="T4" y="T5"/>
                              </a:cxn>
                            </a:cxnLst>
                            <a:rect l="0" t="0" r="r" b="b"/>
                            <a:pathLst>
                              <a:path w="43200" h="43200" fill="none" extrusionOk="0">
                                <a:moveTo>
                                  <a:pt x="6373" y="36919"/>
                                </a:moveTo>
                                <a:cubicBezTo>
                                  <a:pt x="2293" y="32865"/>
                                  <a:pt x="0" y="27351"/>
                                  <a:pt x="0" y="21600"/>
                                </a:cubicBezTo>
                                <a:cubicBezTo>
                                  <a:pt x="0" y="9670"/>
                                  <a:pt x="9670" y="0"/>
                                  <a:pt x="21600" y="0"/>
                                </a:cubicBezTo>
                                <a:cubicBezTo>
                                  <a:pt x="33529" y="0"/>
                                  <a:pt x="43200" y="9670"/>
                                  <a:pt x="43200" y="21600"/>
                                </a:cubicBezTo>
                                <a:cubicBezTo>
                                  <a:pt x="43200" y="33529"/>
                                  <a:pt x="33529" y="43200"/>
                                  <a:pt x="21600" y="43200"/>
                                </a:cubicBezTo>
                                <a:cubicBezTo>
                                  <a:pt x="16041" y="43200"/>
                                  <a:pt x="10697" y="41057"/>
                                  <a:pt x="6678" y="37217"/>
                                </a:cubicBezTo>
                              </a:path>
                              <a:path w="43200" h="43200" stroke="0" extrusionOk="0">
                                <a:moveTo>
                                  <a:pt x="6373" y="36919"/>
                                </a:moveTo>
                                <a:cubicBezTo>
                                  <a:pt x="2293" y="32865"/>
                                  <a:pt x="0" y="27351"/>
                                  <a:pt x="0" y="21600"/>
                                </a:cubicBezTo>
                                <a:cubicBezTo>
                                  <a:pt x="0" y="9670"/>
                                  <a:pt x="9670" y="0"/>
                                  <a:pt x="21600" y="0"/>
                                </a:cubicBezTo>
                                <a:cubicBezTo>
                                  <a:pt x="33529" y="0"/>
                                  <a:pt x="43200" y="9670"/>
                                  <a:pt x="43200" y="21600"/>
                                </a:cubicBezTo>
                                <a:cubicBezTo>
                                  <a:pt x="43200" y="33529"/>
                                  <a:pt x="33529" y="43200"/>
                                  <a:pt x="21600" y="43200"/>
                                </a:cubicBezTo>
                                <a:cubicBezTo>
                                  <a:pt x="16041" y="43200"/>
                                  <a:pt x="10697" y="41057"/>
                                  <a:pt x="6678" y="37217"/>
                                </a:cubicBezTo>
                                <a:lnTo>
                                  <a:pt x="21600" y="21600"/>
                                </a:lnTo>
                                <a:close/>
                              </a:path>
                            </a:pathLst>
                          </a:custGeom>
                          <a:noFill/>
                          <a:ln w="9525">
                            <a:solidFill>
                              <a:schemeClr val="bg1">
                                <a:lumMod val="6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Oval 7481"/>
                        <wps:cNvSpPr>
                          <a:spLocks noChangeArrowheads="1"/>
                        </wps:cNvSpPr>
                        <wps:spPr bwMode="auto">
                          <a:xfrm>
                            <a:off x="1448435" y="1823720"/>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8" name="AutoShape 7482"/>
                        <wps:cNvCnPr>
                          <a:cxnSpLocks noChangeShapeType="1"/>
                        </wps:cNvCnPr>
                        <wps:spPr bwMode="auto">
                          <a:xfrm flipV="1">
                            <a:off x="1158240" y="1230630"/>
                            <a:ext cx="635" cy="1080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7483"/>
                        <wps:cNvCnPr>
                          <a:cxnSpLocks noChangeShapeType="1"/>
                        </wps:cNvCnPr>
                        <wps:spPr bwMode="auto">
                          <a:xfrm flipV="1">
                            <a:off x="1230630" y="1230630"/>
                            <a:ext cx="635" cy="1080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7484"/>
                        <wps:cNvCnPr>
                          <a:cxnSpLocks noChangeShapeType="1"/>
                        </wps:cNvCnPr>
                        <wps:spPr bwMode="auto">
                          <a:xfrm>
                            <a:off x="1918335" y="2244090"/>
                            <a:ext cx="36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7485"/>
                        <wps:cNvCnPr>
                          <a:cxnSpLocks noChangeShapeType="1"/>
                        </wps:cNvCnPr>
                        <wps:spPr bwMode="auto">
                          <a:xfrm flipH="1">
                            <a:off x="2171700" y="2244090"/>
                            <a:ext cx="36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7486"/>
                        <wps:cNvCnPr>
                          <a:cxnSpLocks noChangeShapeType="1"/>
                        </wps:cNvCnPr>
                        <wps:spPr bwMode="auto">
                          <a:xfrm>
                            <a:off x="1954530" y="2244090"/>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rc 7487"/>
                        <wps:cNvSpPr>
                          <a:spLocks/>
                        </wps:cNvSpPr>
                        <wps:spPr bwMode="auto">
                          <a:xfrm>
                            <a:off x="1194435" y="579120"/>
                            <a:ext cx="899160" cy="1270635"/>
                          </a:xfrm>
                          <a:custGeom>
                            <a:avLst/>
                            <a:gdLst>
                              <a:gd name="G0" fmla="+- 21600 0 0"/>
                              <a:gd name="G1" fmla="+- 15209 0 0"/>
                              <a:gd name="G2" fmla="+- 21600 0 0"/>
                              <a:gd name="T0" fmla="*/ 6373 w 21600"/>
                              <a:gd name="T1" fmla="*/ 30529 h 30529"/>
                              <a:gd name="T2" fmla="*/ 6263 w 21600"/>
                              <a:gd name="T3" fmla="*/ 0 h 30529"/>
                              <a:gd name="T4" fmla="*/ 21600 w 21600"/>
                              <a:gd name="T5" fmla="*/ 15209 h 30529"/>
                            </a:gdLst>
                            <a:ahLst/>
                            <a:cxnLst>
                              <a:cxn ang="0">
                                <a:pos x="T0" y="T1"/>
                              </a:cxn>
                              <a:cxn ang="0">
                                <a:pos x="T2" y="T3"/>
                              </a:cxn>
                              <a:cxn ang="0">
                                <a:pos x="T4" y="T5"/>
                              </a:cxn>
                            </a:cxnLst>
                            <a:rect l="0" t="0" r="r" b="b"/>
                            <a:pathLst>
                              <a:path w="21600" h="30529" fill="none" extrusionOk="0">
                                <a:moveTo>
                                  <a:pt x="6373" y="30528"/>
                                </a:moveTo>
                                <a:cubicBezTo>
                                  <a:pt x="2293" y="26474"/>
                                  <a:pt x="0" y="20960"/>
                                  <a:pt x="0" y="15209"/>
                                </a:cubicBezTo>
                                <a:cubicBezTo>
                                  <a:pt x="-1" y="9511"/>
                                  <a:pt x="2250" y="4045"/>
                                  <a:pt x="6262" y="-1"/>
                                </a:cubicBezTo>
                              </a:path>
                              <a:path w="21600" h="30529" stroke="0" extrusionOk="0">
                                <a:moveTo>
                                  <a:pt x="6373" y="30528"/>
                                </a:moveTo>
                                <a:cubicBezTo>
                                  <a:pt x="2293" y="26474"/>
                                  <a:pt x="0" y="20960"/>
                                  <a:pt x="0" y="15209"/>
                                </a:cubicBezTo>
                                <a:cubicBezTo>
                                  <a:pt x="-1" y="9511"/>
                                  <a:pt x="2250" y="4045"/>
                                  <a:pt x="6262" y="-1"/>
                                </a:cubicBezTo>
                                <a:lnTo>
                                  <a:pt x="21600" y="1520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rc 7488"/>
                        <wps:cNvSpPr>
                          <a:spLocks/>
                        </wps:cNvSpPr>
                        <wps:spPr bwMode="auto">
                          <a:xfrm>
                            <a:off x="1230630" y="773430"/>
                            <a:ext cx="768350" cy="1085850"/>
                          </a:xfrm>
                          <a:custGeom>
                            <a:avLst/>
                            <a:gdLst>
                              <a:gd name="G0" fmla="+- 21600 0 0"/>
                              <a:gd name="G1" fmla="+- 15209 0 0"/>
                              <a:gd name="G2" fmla="+- 21600 0 0"/>
                              <a:gd name="T0" fmla="*/ 6373 w 21600"/>
                              <a:gd name="T1" fmla="*/ 30529 h 30529"/>
                              <a:gd name="T2" fmla="*/ 6263 w 21600"/>
                              <a:gd name="T3" fmla="*/ 0 h 30529"/>
                              <a:gd name="T4" fmla="*/ 21600 w 21600"/>
                              <a:gd name="T5" fmla="*/ 15209 h 30529"/>
                            </a:gdLst>
                            <a:ahLst/>
                            <a:cxnLst>
                              <a:cxn ang="0">
                                <a:pos x="T0" y="T1"/>
                              </a:cxn>
                              <a:cxn ang="0">
                                <a:pos x="T2" y="T3"/>
                              </a:cxn>
                              <a:cxn ang="0">
                                <a:pos x="T4" y="T5"/>
                              </a:cxn>
                            </a:cxnLst>
                            <a:rect l="0" t="0" r="r" b="b"/>
                            <a:pathLst>
                              <a:path w="21600" h="30529" fill="none" extrusionOk="0">
                                <a:moveTo>
                                  <a:pt x="6373" y="30528"/>
                                </a:moveTo>
                                <a:cubicBezTo>
                                  <a:pt x="2293" y="26474"/>
                                  <a:pt x="0" y="20960"/>
                                  <a:pt x="0" y="15209"/>
                                </a:cubicBezTo>
                                <a:cubicBezTo>
                                  <a:pt x="-1" y="9511"/>
                                  <a:pt x="2250" y="4045"/>
                                  <a:pt x="6262" y="-1"/>
                                </a:cubicBezTo>
                              </a:path>
                              <a:path w="21600" h="30529" stroke="0" extrusionOk="0">
                                <a:moveTo>
                                  <a:pt x="6373" y="30528"/>
                                </a:moveTo>
                                <a:cubicBezTo>
                                  <a:pt x="2293" y="26474"/>
                                  <a:pt x="0" y="20960"/>
                                  <a:pt x="0" y="15209"/>
                                </a:cubicBezTo>
                                <a:cubicBezTo>
                                  <a:pt x="-1" y="9511"/>
                                  <a:pt x="2250" y="4045"/>
                                  <a:pt x="6262" y="-1"/>
                                </a:cubicBezTo>
                                <a:lnTo>
                                  <a:pt x="21600" y="1520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rc 7489"/>
                        <wps:cNvSpPr>
                          <a:spLocks/>
                        </wps:cNvSpPr>
                        <wps:spPr bwMode="auto">
                          <a:xfrm>
                            <a:off x="1158240" y="411480"/>
                            <a:ext cx="1024255" cy="1447800"/>
                          </a:xfrm>
                          <a:custGeom>
                            <a:avLst/>
                            <a:gdLst>
                              <a:gd name="G0" fmla="+- 21600 0 0"/>
                              <a:gd name="G1" fmla="+- 15209 0 0"/>
                              <a:gd name="G2" fmla="+- 21600 0 0"/>
                              <a:gd name="T0" fmla="*/ 6373 w 21600"/>
                              <a:gd name="T1" fmla="*/ 30529 h 30529"/>
                              <a:gd name="T2" fmla="*/ 6263 w 21600"/>
                              <a:gd name="T3" fmla="*/ 0 h 30529"/>
                              <a:gd name="T4" fmla="*/ 21600 w 21600"/>
                              <a:gd name="T5" fmla="*/ 15209 h 30529"/>
                            </a:gdLst>
                            <a:ahLst/>
                            <a:cxnLst>
                              <a:cxn ang="0">
                                <a:pos x="T0" y="T1"/>
                              </a:cxn>
                              <a:cxn ang="0">
                                <a:pos x="T2" y="T3"/>
                              </a:cxn>
                              <a:cxn ang="0">
                                <a:pos x="T4" y="T5"/>
                              </a:cxn>
                            </a:cxnLst>
                            <a:rect l="0" t="0" r="r" b="b"/>
                            <a:pathLst>
                              <a:path w="21600" h="30529" fill="none" extrusionOk="0">
                                <a:moveTo>
                                  <a:pt x="6373" y="30528"/>
                                </a:moveTo>
                                <a:cubicBezTo>
                                  <a:pt x="2293" y="26474"/>
                                  <a:pt x="0" y="20960"/>
                                  <a:pt x="0" y="15209"/>
                                </a:cubicBezTo>
                                <a:cubicBezTo>
                                  <a:pt x="-1" y="9511"/>
                                  <a:pt x="2250" y="4045"/>
                                  <a:pt x="6262" y="-1"/>
                                </a:cubicBezTo>
                              </a:path>
                              <a:path w="21600" h="30529" stroke="0" extrusionOk="0">
                                <a:moveTo>
                                  <a:pt x="6373" y="30528"/>
                                </a:moveTo>
                                <a:cubicBezTo>
                                  <a:pt x="2293" y="26474"/>
                                  <a:pt x="0" y="20960"/>
                                  <a:pt x="0" y="15209"/>
                                </a:cubicBezTo>
                                <a:cubicBezTo>
                                  <a:pt x="-1" y="9511"/>
                                  <a:pt x="2250" y="4045"/>
                                  <a:pt x="6262" y="-1"/>
                                </a:cubicBezTo>
                                <a:lnTo>
                                  <a:pt x="21600" y="1520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Oval 7490"/>
                        <wps:cNvSpPr>
                          <a:spLocks noChangeArrowheads="1"/>
                        </wps:cNvSpPr>
                        <wps:spPr bwMode="auto">
                          <a:xfrm>
                            <a:off x="1448435" y="1823720"/>
                            <a:ext cx="71755" cy="7175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37" name="Arc 7491"/>
                        <wps:cNvSpPr>
                          <a:spLocks/>
                        </wps:cNvSpPr>
                        <wps:spPr bwMode="auto">
                          <a:xfrm>
                            <a:off x="1158240" y="108585"/>
                            <a:ext cx="2048510" cy="2048510"/>
                          </a:xfrm>
                          <a:custGeom>
                            <a:avLst/>
                            <a:gdLst>
                              <a:gd name="G0" fmla="+- 21600 0 0"/>
                              <a:gd name="G1" fmla="+- 21600 0 0"/>
                              <a:gd name="G2" fmla="+- 21600 0 0"/>
                              <a:gd name="T0" fmla="*/ 6373 w 43200"/>
                              <a:gd name="T1" fmla="*/ 36920 h 43200"/>
                              <a:gd name="T2" fmla="*/ 7177 w 43200"/>
                              <a:gd name="T3" fmla="*/ 37679 h 43200"/>
                              <a:gd name="T4" fmla="*/ 21600 w 43200"/>
                              <a:gd name="T5" fmla="*/ 21600 h 43200"/>
                            </a:gdLst>
                            <a:ahLst/>
                            <a:cxnLst>
                              <a:cxn ang="0">
                                <a:pos x="T0" y="T1"/>
                              </a:cxn>
                              <a:cxn ang="0">
                                <a:pos x="T2" y="T3"/>
                              </a:cxn>
                              <a:cxn ang="0">
                                <a:pos x="T4" y="T5"/>
                              </a:cxn>
                            </a:cxnLst>
                            <a:rect l="0" t="0" r="r" b="b"/>
                            <a:pathLst>
                              <a:path w="43200" h="43200" fill="none" extrusionOk="0">
                                <a:moveTo>
                                  <a:pt x="6373" y="36919"/>
                                </a:moveTo>
                                <a:cubicBezTo>
                                  <a:pt x="2293" y="32865"/>
                                  <a:pt x="0" y="27351"/>
                                  <a:pt x="0" y="21600"/>
                                </a:cubicBezTo>
                                <a:cubicBezTo>
                                  <a:pt x="0" y="9670"/>
                                  <a:pt x="9670" y="0"/>
                                  <a:pt x="21600" y="0"/>
                                </a:cubicBezTo>
                                <a:cubicBezTo>
                                  <a:pt x="33529" y="0"/>
                                  <a:pt x="43200" y="9670"/>
                                  <a:pt x="43200" y="21600"/>
                                </a:cubicBezTo>
                                <a:cubicBezTo>
                                  <a:pt x="43200" y="33529"/>
                                  <a:pt x="33529" y="43200"/>
                                  <a:pt x="21600" y="43200"/>
                                </a:cubicBezTo>
                                <a:cubicBezTo>
                                  <a:pt x="16276" y="43200"/>
                                  <a:pt x="11139" y="41233"/>
                                  <a:pt x="7176" y="37679"/>
                                </a:cubicBezTo>
                              </a:path>
                              <a:path w="43200" h="43200" stroke="0" extrusionOk="0">
                                <a:moveTo>
                                  <a:pt x="6373" y="36919"/>
                                </a:moveTo>
                                <a:cubicBezTo>
                                  <a:pt x="2293" y="32865"/>
                                  <a:pt x="0" y="27351"/>
                                  <a:pt x="0" y="21600"/>
                                </a:cubicBezTo>
                                <a:cubicBezTo>
                                  <a:pt x="0" y="9670"/>
                                  <a:pt x="9670" y="0"/>
                                  <a:pt x="21600" y="0"/>
                                </a:cubicBezTo>
                                <a:cubicBezTo>
                                  <a:pt x="33529" y="0"/>
                                  <a:pt x="43200" y="9670"/>
                                  <a:pt x="43200" y="21600"/>
                                </a:cubicBezTo>
                                <a:cubicBezTo>
                                  <a:pt x="43200" y="33529"/>
                                  <a:pt x="33529" y="43200"/>
                                  <a:pt x="21600" y="43200"/>
                                </a:cubicBezTo>
                                <a:cubicBezTo>
                                  <a:pt x="16276" y="43200"/>
                                  <a:pt x="11139" y="41233"/>
                                  <a:pt x="7176" y="37679"/>
                                </a:cubicBezTo>
                                <a:lnTo>
                                  <a:pt x="21600" y="21600"/>
                                </a:lnTo>
                                <a:close/>
                              </a:path>
                            </a:pathLst>
                          </a:custGeom>
                          <a:noFill/>
                          <a:ln w="9525">
                            <a:solidFill>
                              <a:schemeClr val="bg1">
                                <a:lumMod val="6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AutoShape 7492"/>
                        <wps:cNvCnPr>
                          <a:cxnSpLocks noChangeShapeType="1"/>
                        </wps:cNvCnPr>
                        <wps:spPr bwMode="auto">
                          <a:xfrm flipH="1">
                            <a:off x="1953895" y="1123950"/>
                            <a:ext cx="635" cy="360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7493"/>
                        <wps:cNvCnPr>
                          <a:cxnSpLocks noChangeShapeType="1"/>
                        </wps:cNvCnPr>
                        <wps:spPr bwMode="auto">
                          <a:xfrm>
                            <a:off x="1775460" y="1304925"/>
                            <a:ext cx="3600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7494"/>
                        <wps:cNvCnPr>
                          <a:cxnSpLocks noChangeShapeType="1"/>
                        </wps:cNvCnPr>
                        <wps:spPr bwMode="auto">
                          <a:xfrm flipH="1">
                            <a:off x="2173605" y="1015365"/>
                            <a:ext cx="635" cy="360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7495"/>
                        <wps:cNvCnPr>
                          <a:cxnSpLocks noChangeShapeType="1"/>
                        </wps:cNvCnPr>
                        <wps:spPr bwMode="auto">
                          <a:xfrm>
                            <a:off x="1992630" y="1193800"/>
                            <a:ext cx="3600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7496"/>
                        <wps:cNvCnPr>
                          <a:cxnSpLocks noChangeShapeType="1"/>
                        </wps:cNvCnPr>
                        <wps:spPr bwMode="auto">
                          <a:xfrm flipV="1">
                            <a:off x="1954530" y="1556385"/>
                            <a:ext cx="635" cy="760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7497"/>
                        <wps:cNvCnPr>
                          <a:cxnSpLocks noChangeShapeType="1"/>
                        </wps:cNvCnPr>
                        <wps:spPr bwMode="auto">
                          <a:xfrm flipV="1">
                            <a:off x="2171700" y="1447800"/>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7498"/>
                        <wps:cNvCnPr>
                          <a:cxnSpLocks noChangeShapeType="1"/>
                        </wps:cNvCnPr>
                        <wps:spPr bwMode="auto">
                          <a:xfrm>
                            <a:off x="1122045" y="2244090"/>
                            <a:ext cx="36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7499"/>
                        <wps:cNvCnPr>
                          <a:cxnSpLocks noChangeShapeType="1"/>
                        </wps:cNvCnPr>
                        <wps:spPr bwMode="auto">
                          <a:xfrm flipH="1">
                            <a:off x="1230630" y="2244090"/>
                            <a:ext cx="36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7500"/>
                        <wps:cNvCnPr>
                          <a:cxnSpLocks noChangeShapeType="1"/>
                        </wps:cNvCnPr>
                        <wps:spPr bwMode="auto">
                          <a:xfrm>
                            <a:off x="1158240" y="2244090"/>
                            <a:ext cx="717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7501"/>
                        <wps:cNvSpPr>
                          <a:spLocks noChangeArrowheads="1"/>
                        </wps:cNvSpPr>
                        <wps:spPr bwMode="auto">
                          <a:xfrm>
                            <a:off x="1737360" y="2287905"/>
                            <a:ext cx="68770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95191F">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ΔOsi</m:t>
                                      </m:r>
                                    </m:e>
                                    <m:sub>
                                      <m:r>
                                        <m:rPr>
                                          <m:sty m:val="p"/>
                                        </m:rPr>
                                        <w:rPr>
                                          <w:rFonts w:ascii="Cambria Math" w:hAnsi="Cambria Math"/>
                                          <w:sz w:val="20"/>
                                        </w:rPr>
                                        <m:t>x</m:t>
                                      </m:r>
                                    </m:sub>
                                  </m:sSub>
                                </m:oMath>
                              </m:oMathPara>
                            </w:p>
                            <w:p w:rsidR="001E0B47" w:rsidRPr="00F36741" w:rsidRDefault="001E0B47" w:rsidP="0095191F">
                              <w:pPr>
                                <w:pStyle w:val="Tekstnormalny"/>
                                <w:spacing w:line="276" w:lineRule="auto"/>
                                <w:jc w:val="left"/>
                                <w:rPr>
                                  <w:sz w:val="20"/>
                                  <w:vertAlign w:val="subscript"/>
                                </w:rPr>
                              </w:pPr>
                            </w:p>
                            <w:p w:rsidR="001E0B47" w:rsidRPr="005D4A8E" w:rsidRDefault="001E0B47" w:rsidP="0095191F">
                              <w:pPr>
                                <w:rPr>
                                  <w:color w:val="808080" w:themeColor="background1" w:themeShade="80"/>
                                </w:rPr>
                              </w:pPr>
                            </w:p>
                          </w:txbxContent>
                        </wps:txbx>
                        <wps:bodyPr rot="0" vert="horz" wrap="square" lIns="91440" tIns="45720" rIns="91440" bIns="45720" anchor="t" anchorCtr="0" upright="1">
                          <a:noAutofit/>
                        </wps:bodyPr>
                      </wps:wsp>
                      <wps:wsp>
                        <wps:cNvPr id="48" name="Rectangle 7502"/>
                        <wps:cNvSpPr>
                          <a:spLocks noChangeArrowheads="1"/>
                        </wps:cNvSpPr>
                        <wps:spPr bwMode="auto">
                          <a:xfrm>
                            <a:off x="0" y="325755"/>
                            <a:ext cx="1845945"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95191F">
                              <w:r>
                                <w:rPr>
                                  <w:rFonts w:ascii="Times New Roman" w:hAnsi="Times New Roman" w:cs="Times New Roman"/>
                                  <w:sz w:val="20"/>
                                </w:rPr>
                                <w:t>Odchyłka górna i dolna promienia krzywizny prowadnicy</w:t>
                              </w:r>
                            </w:p>
                            <w:p w:rsidR="001E0B47" w:rsidRPr="005F25AA" w:rsidRDefault="001E0B47" w:rsidP="0095191F">
                              <w:pPr>
                                <w:pStyle w:val="Tekstnormalny"/>
                                <w:spacing w:line="276" w:lineRule="auto"/>
                                <w:jc w:val="left"/>
                                <w:rPr>
                                  <w:sz w:val="20"/>
                                </w:rPr>
                              </w:pPr>
                            </w:p>
                            <w:p w:rsidR="001E0B47" w:rsidRDefault="001E0B47" w:rsidP="0095191F"/>
                          </w:txbxContent>
                        </wps:txbx>
                        <wps:bodyPr rot="0" vert="horz" wrap="square" lIns="91440" tIns="45720" rIns="91440" bIns="45720" anchor="t" anchorCtr="0" upright="1">
                          <a:noAutofit/>
                        </wps:bodyPr>
                      </wps:wsp>
                      <wps:wsp>
                        <wps:cNvPr id="49" name="Rectangle 7503"/>
                        <wps:cNvSpPr>
                          <a:spLocks noChangeArrowheads="1"/>
                        </wps:cNvSpPr>
                        <wps:spPr bwMode="auto">
                          <a:xfrm>
                            <a:off x="0" y="1701165"/>
                            <a:ext cx="1375410"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95191F">
                              <w:r>
                                <w:rPr>
                                  <w:rFonts w:ascii="Times New Roman" w:hAnsi="Times New Roman" w:cs="Times New Roman"/>
                                  <w:sz w:val="20"/>
                                </w:rPr>
                                <w:t>Punkt zamocowania zakrzywionej prowadnicy</w:t>
                              </w:r>
                            </w:p>
                            <w:p w:rsidR="001E0B47" w:rsidRPr="005F25AA" w:rsidRDefault="001E0B47" w:rsidP="0095191F">
                              <w:pPr>
                                <w:pStyle w:val="Tekstnormalny"/>
                                <w:spacing w:line="276" w:lineRule="auto"/>
                                <w:jc w:val="left"/>
                                <w:rPr>
                                  <w:sz w:val="20"/>
                                </w:rPr>
                              </w:pPr>
                            </w:p>
                            <w:p w:rsidR="001E0B47" w:rsidRDefault="001E0B47" w:rsidP="0095191F"/>
                          </w:txbxContent>
                        </wps:txbx>
                        <wps:bodyPr rot="0" vert="horz" wrap="square" lIns="91440" tIns="45720" rIns="91440" bIns="45720" anchor="t" anchorCtr="0" upright="1">
                          <a:noAutofit/>
                        </wps:bodyPr>
                      </wps:wsp>
                      <wps:wsp>
                        <wps:cNvPr id="50" name="Rectangle 7504"/>
                        <wps:cNvSpPr>
                          <a:spLocks noChangeArrowheads="1"/>
                        </wps:cNvSpPr>
                        <wps:spPr bwMode="auto">
                          <a:xfrm>
                            <a:off x="868680" y="2280285"/>
                            <a:ext cx="68770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Pr="005D4A8E" w:rsidRDefault="001E0B47" w:rsidP="0095191F">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ΔKaretki</m:t>
                                      </m:r>
                                    </m:e>
                                    <m:sub>
                                      <m:r>
                                        <m:rPr>
                                          <m:sty m:val="p"/>
                                        </m:rPr>
                                        <w:rPr>
                                          <w:rFonts w:ascii="Cambria Math" w:hAnsi="Cambria Math"/>
                                          <w:sz w:val="20"/>
                                        </w:rPr>
                                        <m:t>x</m:t>
                                      </m:r>
                                    </m:sub>
                                  </m:sSub>
                                </m:oMath>
                              </m:oMathPara>
                            </w:p>
                            <w:p w:rsidR="001E0B47" w:rsidRPr="00F36741" w:rsidRDefault="001E0B47" w:rsidP="0095191F">
                              <w:pPr>
                                <w:pStyle w:val="Tekstnormalny"/>
                                <w:spacing w:line="276" w:lineRule="auto"/>
                                <w:jc w:val="left"/>
                                <w:rPr>
                                  <w:sz w:val="20"/>
                                  <w:vertAlign w:val="subscript"/>
                                </w:rPr>
                              </w:pPr>
                            </w:p>
                            <w:p w:rsidR="001E0B47" w:rsidRPr="005D4A8E" w:rsidRDefault="001E0B47" w:rsidP="0095191F">
                              <w:pPr>
                                <w:rPr>
                                  <w:color w:val="808080" w:themeColor="background1" w:themeShade="80"/>
                                </w:rPr>
                              </w:pPr>
                            </w:p>
                          </w:txbxContent>
                        </wps:txbx>
                        <wps:bodyPr rot="0" vert="horz" wrap="square" lIns="91440" tIns="45720" rIns="91440" bIns="45720" anchor="t" anchorCtr="0" upright="1">
                          <a:noAutofit/>
                        </wps:bodyPr>
                      </wps:wsp>
                    </wpc:wpc>
                  </a:graphicData>
                </a:graphic>
              </wp:inline>
            </w:drawing>
          </mc:Choice>
          <mc:Fallback>
            <w:pict>
              <v:group id="Kanwa 7478" o:spid="_x0000_s1346" editas="canvas" style="width:276.45pt;height:199.5pt;mso-position-horizontal-relative:char;mso-position-vertical-relative:line" coordsize="35109,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">
                <v:shape id="_x0000_s1347" type="#_x0000_t75" style="position:absolute;width:35109;height:25336;visibility:visible;mso-wrap-style:square">
                  <v:fill o:detectmouseclick="t"/>
                  <v:path o:connecttype="none"/>
                </v:shape>
                <v:shape id="Arc 7480" o:spid="_x0000_s1348" style="position:absolute;left:12306;top:5461;width:15367;height:15367;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zh8QA&#10;AADbAAAADwAAAGRycy9kb3ducmV2LnhtbESPT4vCMBTE74LfITzBi6ypgkW7RhFREHEP/rns7dG8&#10;bYvNS2mirX56Iyx4HGbmN8x82ZpS3Kl2hWUFo2EEgji1uuBMweW8/ZqCcB5ZY2mZFDzIwXLR7cwx&#10;0bbhI91PPhMBwi5BBbn3VSKlS3My6Ia2Ig7en60N+iDrTOoamwA3pRxHUSwNFhwWcqxonVN6Pd2M&#10;AppN4tXFu6aQv4PpczZJNz/7g1L9Xrv6BuGp9Z/wf3unFYxjeH8JP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w84fEAAAA2wAAAA8AAAAAAAAAAAAAAAAAmAIAAGRycy9k&#10;b3ducmV2LnhtbFBLBQYAAAAABAAEAPUAAACJAwAAAAA=&#10;" path="m6373,36919nfc2293,32865,,27351,,21600,,9670,9670,,21600,,33529,,43200,9670,43200,21600v,11929,-9671,21600,-21600,21600c16041,43200,10697,41057,6678,37217em6373,36919nsc2293,32865,,27351,,21600,,9670,9670,,21600,,33529,,43200,9670,43200,21600v,11929,-9671,21600,-21600,21600c16041,43200,10697,41057,6678,37217l21600,21600,6373,36919xe" filled="f" strokecolor="#a5a5a5 [2092]">
                  <v:stroke dashstyle="1 1"/>
                  <v:path arrowok="t" o:extrusionok="f" o:connecttype="custom" o:connectlocs="226699,1313309;237548,1323910;768350,768350" o:connectangles="0,0,0"/>
                </v:shape>
                <v:oval id="Oval 7481" o:spid="_x0000_s1349" style="position:absolute;left:14484;top:18237;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sPtsQA&#10;AADbAAAADwAAAGRycy9kb3ducmV2LnhtbESPQUvDQBSE7wX/w/IEb83GIFHSbkMUBG29NLY9P7PP&#10;ZDX7NmbXNv57VxB6HGbmG2ZZTrYXRxq9cazgOklBEDdOG24V7F4f53cgfEDW2DsmBT/koVxdzJZY&#10;aHfiLR3r0IoIYV+ggi6EoZDSNx1Z9IkbiKP37kaLIcqxlXrEU4TbXmZpmkuLhuNChwM9dNR81t9W&#10;QfVs6rXJXzb7w82Xvv948yGvGqWuLqdqASLQFM7h//aTVpDdwt+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rD7bEAAAA2wAAAA8AAAAAAAAAAAAAAAAAmAIAAGRycy9k&#10;b3ducmV2LnhtbFBLBQYAAAAABAAEAPUAAACJAwAAAAA=&#10;" fillcolor="black [3213]"/>
                <v:shape id="AutoShape 7482" o:spid="_x0000_s1350" type="#_x0000_t32" style="position:absolute;left:11582;top:12306;width:6;height:108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AutoShape 7483" o:spid="_x0000_s1351" type="#_x0000_t32" style="position:absolute;left:12306;top:12306;width:6;height:108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shape id="AutoShape 7484" o:spid="_x0000_s1352" type="#_x0000_t32" style="position:absolute;left:19183;top:22440;width:36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7485" o:spid="_x0000_s1353" type="#_x0000_t32" style="position:absolute;left:21717;top:22440;width:361;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7486" o:spid="_x0000_s1354" type="#_x0000_t32" style="position:absolute;left:19545;top:22440;width:25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rc 7487" o:spid="_x0000_s1355" style="position:absolute;left:11944;top:5791;width:8991;height:12706;visibility:visible;mso-wrap-style:square;v-text-anchor:top" coordsize="21600,30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6cMA&#10;AADbAAAADwAAAGRycy9kb3ducmV2LnhtbESPQYvCMBSE7wv+h/AEb2tqpYt0jaKCIBSFrXrY26N5&#10;25ZtXkoTtf57Iwgeh5n5hpkve9OIK3WutqxgMo5AEBdW11wqOB23nzMQziNrbCyTgjs5WC4GH3NM&#10;tb3xD11zX4oAYZeigsr7NpXSFRUZdGPbEgfvz3YGfZBdKXWHtwA3jYyj6EsarDksVNjSpqLiP78Y&#10;BeUZ43O2yrL9PY8Pa0qSnU9+lRoN+9U3CE+9f4df7Z1WMJ3C80v4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zy6cMAAADbAAAADwAAAAAAAAAAAAAAAACYAgAAZHJzL2Rv&#10;d25yZXYueG1sUEsFBgAAAAAEAAQA9QAAAIgDAAAAAA==&#10;" path="m6373,30528nfc2293,26474,,20960,,15209,-1,9511,2250,4045,6262,-1em6373,30528nsc2293,26474,,20960,,15209,-1,9511,2250,4045,6262,-1l21600,15209,6373,30528xe" filled="f">
                  <v:path arrowok="t" o:extrusionok="f" o:connecttype="custom" o:connectlocs="265294,1270635;260715,0;899160,633008" o:connectangles="0,0,0"/>
                </v:shape>
                <v:shape id="Arc 7488" o:spid="_x0000_s1356" style="position:absolute;left:12306;top:7734;width:7683;height:10858;visibility:visible;mso-wrap-style:square;v-text-anchor:top" coordsize="21600,30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ncUA&#10;AADbAAAADwAAAGRycy9kb3ducmV2LnhtbESPQWvCQBSE74X+h+UVvNVNU1MkuglWKAjBgqkevD2y&#10;zySYfRuyq8Z/7xYKPQ4z8w2zzEfTiSsNrrWs4G0agSCurG65VrD/+Xqdg3AeWWNnmRTcyUGePT8t&#10;MdX2xju6lr4WAcIuRQWN930qpasaMuimticO3skOBn2QQy31gLcAN52Mo+hDGmw5LDTY07qh6lxe&#10;jIL6gPGhWBXF9l7G35+UJBufHJWavIyrBQhPo/8P/7U3WsH7DH6/hB8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1WqdxQAAANsAAAAPAAAAAAAAAAAAAAAAAJgCAABkcnMv&#10;ZG93bnJldi54bWxQSwUGAAAAAAQABAD1AAAAigMAAAAA&#10;" path="m6373,30528nfc2293,26474,,20960,,15209,-1,9511,2250,4045,6262,-1em6373,30528nsc2293,26474,,20960,,15209,-1,9511,2250,4045,6262,-1l21600,15209,6373,30528xe" filled="f">
                  <v:path arrowok="t" o:extrusionok="f" o:connecttype="custom" o:connectlocs="226699,1085850;222786,0;768350,540951" o:connectangles="0,0,0"/>
                </v:shape>
                <v:shape id="Arc 7489" o:spid="_x0000_s1357" style="position:absolute;left:11582;top:4114;width:10242;height:14478;visibility:visible;mso-wrap-style:square;v-text-anchor:top" coordsize="21600,30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nPBsUA&#10;AADbAAAADwAAAGRycy9kb3ducmV2LnhtbESPzWrDMBCE74G+g9hCb4lcF4fgRAlpoWAwLcRpDr0t&#10;1sY2tVbGUv3z9lUhkOMwM98wu8NkWjFQ7xrLCp5XEQji0uqGKwVf5/flBoTzyBpby6RgJgeH/cNi&#10;h6m2I59oKHwlAoRdigpq77tUSlfWZNCtbEccvKvtDfog+0rqHscAN62Mo2gtDTYcFmrs6K2m8qf4&#10;NQqqC8aX/JjnH3MRf75SkmQ++Vbq6XE6bkF4mvw9fGtnWsFLAv9fwg+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c8GxQAAANsAAAAPAAAAAAAAAAAAAAAAAJgCAABkcnMv&#10;ZG93bnJldi54bWxQSwUGAAAAAAQABAD1AAAAigMAAAAA&#10;" path="m6373,30528nfc2293,26474,,20960,,15209,-1,9511,2250,4045,6262,-1em6373,30528nsc2293,26474,,20960,,15209,-1,9511,2250,4045,6262,-1l21600,15209,6373,30528xe" filled="f">
                  <v:path arrowok="t" o:extrusionok="f" o:connecttype="custom" o:connectlocs="302203,1447800;296987,0;1024255,721268" o:connectangles="0,0,0"/>
                </v:shape>
                <v:oval id="Oval 7490" o:spid="_x0000_s1358" style="position:absolute;left:14484;top:18237;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488MUA&#10;AADbAAAADwAAAGRycy9kb3ducmV2LnhtbESPQU/CQBSE7yb8h80z8Wa3KmlIZSGFxESRCwU9P7uP&#10;dqH7tnZXqP/eNSHhOJmZbzLT+WBbcaLeG8cKHpIUBHHltOFawW77cj8B4QOyxtYxKfglD/PZ6GaK&#10;uXZn3tCpDLWIEPY5KmhC6HIpfdWQRZ+4jjh6e9dbDFH2tdQ9niPctvIxTTNp0XBcaLCjZUPVsfyx&#10;Coo3U65Mtn7/+Bx/68Xhy4esqJS6ux2KZxCBhnANX9qvWsFTBv9f4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zwxQAAANsAAAAPAAAAAAAAAAAAAAAAAJgCAABkcnMv&#10;ZG93bnJldi54bWxQSwUGAAAAAAQABAD1AAAAigMAAAAA&#10;" fillcolor="black [3213]"/>
                <v:shape id="Arc 7491" o:spid="_x0000_s1359" style="position:absolute;left:11582;top:1085;width:20485;height:2048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AwcYA&#10;AADbAAAADwAAAGRycy9kb3ducmV2LnhtbESPQWvCQBSE7wX/w/KEXkrdaNGa1E0QaaGIPVRz8fbI&#10;vibB7NuQ3Zq0v94VBI/DzHzDrLLBNOJMnastK5hOIhDEhdU1lwryw8fzEoTzyBoby6Tgjxxk6ehh&#10;hYm2PX/Tee9LESDsElRQed8mUrqiIoNuYlvi4P3YzqAPsiul7rAPcNPIWRQtpMGaw0KFLW0qKk77&#10;X6OA4vlinXvX1/L4tPyP58X713an1ON4WL+B8DT4e/jW/tQKXl7h+iX8AJ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XAwcYAAADbAAAADwAAAAAAAAAAAAAAAACYAgAAZHJz&#10;L2Rvd25yZXYueG1sUEsFBgAAAAAEAAQA9QAAAIsDAAAAAA==&#10;" path="m6373,36919nfc2293,32865,,27351,,21600,,9670,9670,,21600,,33529,,43200,9670,43200,21600v,11929,-9671,21600,-21600,21600c16276,43200,11139,41233,7176,37679em6373,36919nsc2293,32865,,27351,,21600,,9670,9670,,21600,,33529,,43200,9670,43200,21600v,11929,-9671,21600,-21600,21600c16276,43200,11139,41233,7176,37679l21600,21600,6373,36919xe" filled="f" strokecolor="#a5a5a5 [2092]">
                  <v:stroke dashstyle="1 1"/>
                  <v:path arrowok="t" o:extrusionok="f" o:connecttype="custom" o:connectlocs="302203,1750717;340328,1786709;1024255,1024255" o:connectangles="0,0,0"/>
                </v:shape>
                <v:shape id="AutoShape 7492" o:spid="_x0000_s1360" type="#_x0000_t32" style="position:absolute;left:19538;top:11239;width:7;height:3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qMMAAAADbAAAADwAAAGRycy9kb3ducmV2LnhtbERPTYvCMBC9L+x/CCPsZdG0uyB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OajDAAAAA2wAAAA8AAAAAAAAAAAAAAAAA&#10;oQIAAGRycy9kb3ducmV2LnhtbFBLBQYAAAAABAAEAPkAAACOAwAAAAA=&#10;"/>
                <v:shape id="AutoShape 7493" o:spid="_x0000_s1361" type="#_x0000_t32" style="position:absolute;left:17754;top:13049;width:360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QMUAAADbAAAADwAAAGRycy9kb3ducmV2LnhtbESPQWsCMRSE7wX/Q3iCl1KzWpR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QMUAAADbAAAADwAAAAAAAAAA&#10;AAAAAAChAgAAZHJzL2Rvd25yZXYueG1sUEsFBgAAAAAEAAQA+QAAAJMDAAAAAA==&#10;"/>
                <v:shape id="AutoShape 7494" o:spid="_x0000_s1362" type="#_x0000_t32" style="position:absolute;left:21736;top:10153;width:6;height:36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4VS8AAAADbAAAADwAAAGRycy9kb3ducmV2LnhtbERPTYvCMBC9L+x/CCPsZdG0yyJ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FUvAAAAA2wAAAA8AAAAAAAAAAAAAAAAA&#10;oQIAAGRycy9kb3ducmV2LnhtbFBLBQYAAAAABAAEAPkAAACOAwAAAAA=&#10;"/>
                <v:shape id="AutoShape 7495" o:spid="_x0000_s1363" type="#_x0000_t32" style="position:absolute;left:19926;top:11938;width:36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O8UAAADbAAAADwAAAGRycy9kb3ducmV2LnhtbESPT2sCMRTE7wW/Q3gFL0WzK7b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AO8UAAADbAAAADwAAAAAAAAAA&#10;AAAAAAChAgAAZHJzL2Rvd25yZXYueG1sUEsFBgAAAAAEAAQA+QAAAJMDAAAAAA==&#10;"/>
                <v:shape id="AutoShape 7496" o:spid="_x0000_s1364" type="#_x0000_t32" style="position:absolute;left:19545;top:15563;width:6;height:76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AutoShape 7497" o:spid="_x0000_s1365" type="#_x0000_t32" style="position:absolute;left:21717;top:14478;width:6;height:86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LPMQAAADbAAAADwAAAGRycy9kb3ducmV2LnhtbESPQWsCMRSE74X+h/AEL0Wza0V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Is8xAAAANsAAAAPAAAAAAAAAAAA&#10;AAAAAKECAABkcnMvZG93bnJldi54bWxQSwUGAAAAAAQABAD5AAAAkgMAAAAA&#10;"/>
                <v:shape id="AutoShape 7498" o:spid="_x0000_s1366" type="#_x0000_t32" style="position:absolute;left:11220;top:22440;width:36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7499" o:spid="_x0000_s1367" type="#_x0000_t32" style="position:absolute;left:12306;top:22440;width:36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6c3sIAAADbAAAADwAAAGRycy9kb3ducmV2LnhtbESPQWsCMRSE74L/ITyhN81Wq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6c3sIAAADbAAAADwAAAAAAAAAAAAAA&#10;AAChAgAAZHJzL2Rvd25yZXYueG1sUEsFBgAAAAAEAAQA+QAAAJADAAAAAA==&#10;">
                  <v:stroke endarrow="block"/>
                </v:shape>
                <v:shape id="AutoShape 7500" o:spid="_x0000_s1368" type="#_x0000_t32" style="position:absolute;left:11582;top:22440;width:71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rect id="Rectangle 7501" o:spid="_x0000_s1369" style="position:absolute;left:17373;top:22879;width:6877;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v:textbox>
                    <w:txbxContent>
                      <w:p w:rsidR="001E0B47" w:rsidRPr="005D4A8E" w:rsidRDefault="001E0B47" w:rsidP="0095191F">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ΔOsi</m:t>
                                </m:r>
                              </m:e>
                              <m:sub>
                                <m:r>
                                  <m:rPr>
                                    <m:sty m:val="p"/>
                                  </m:rPr>
                                  <w:rPr>
                                    <w:rFonts w:ascii="Cambria Math" w:hAnsi="Cambria Math"/>
                                    <w:sz w:val="20"/>
                                  </w:rPr>
                                  <m:t>x</m:t>
                                </m:r>
                              </m:sub>
                            </m:sSub>
                          </m:oMath>
                        </m:oMathPara>
                      </w:p>
                      <w:p w:rsidR="001E0B47" w:rsidRPr="00F36741" w:rsidRDefault="001E0B47" w:rsidP="0095191F">
                        <w:pPr>
                          <w:pStyle w:val="Tekstnormalny"/>
                          <w:spacing w:line="276" w:lineRule="auto"/>
                          <w:jc w:val="left"/>
                          <w:rPr>
                            <w:sz w:val="20"/>
                            <w:vertAlign w:val="subscript"/>
                          </w:rPr>
                        </w:pPr>
                      </w:p>
                      <w:p w:rsidR="001E0B47" w:rsidRPr="005D4A8E" w:rsidRDefault="001E0B47" w:rsidP="0095191F">
                        <w:pPr>
                          <w:rPr>
                            <w:color w:val="808080" w:themeColor="background1" w:themeShade="80"/>
                          </w:rPr>
                        </w:pPr>
                      </w:p>
                    </w:txbxContent>
                  </v:textbox>
                </v:rect>
                <v:rect id="Rectangle 7502" o:spid="_x0000_s1370" style="position:absolute;top:3257;width:18459;height:5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v:textbox>
                    <w:txbxContent>
                      <w:p w:rsidR="001E0B47" w:rsidRDefault="001E0B47" w:rsidP="0095191F">
                        <w:r>
                          <w:rPr>
                            <w:rFonts w:ascii="Times New Roman" w:hAnsi="Times New Roman" w:cs="Times New Roman"/>
                            <w:sz w:val="20"/>
                          </w:rPr>
                          <w:t>Odchyłka górna i dolna promienia krzywizny prowadnicy</w:t>
                        </w:r>
                      </w:p>
                      <w:p w:rsidR="001E0B47" w:rsidRPr="005F25AA" w:rsidRDefault="001E0B47" w:rsidP="0095191F">
                        <w:pPr>
                          <w:pStyle w:val="Tekstnormalny"/>
                          <w:spacing w:line="276" w:lineRule="auto"/>
                          <w:jc w:val="left"/>
                          <w:rPr>
                            <w:sz w:val="20"/>
                          </w:rPr>
                        </w:pPr>
                      </w:p>
                      <w:p w:rsidR="001E0B47" w:rsidRDefault="001E0B47" w:rsidP="0095191F"/>
                    </w:txbxContent>
                  </v:textbox>
                </v:rect>
                <v:rect id="Rectangle 7503" o:spid="_x0000_s1371" style="position:absolute;top:17011;width:13754;height:5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v:textbox>
                    <w:txbxContent>
                      <w:p w:rsidR="001E0B47" w:rsidRDefault="001E0B47" w:rsidP="0095191F">
                        <w:r>
                          <w:rPr>
                            <w:rFonts w:ascii="Times New Roman" w:hAnsi="Times New Roman" w:cs="Times New Roman"/>
                            <w:sz w:val="20"/>
                          </w:rPr>
                          <w:t>Punkt zamocowania zakrzywionej prowadnicy</w:t>
                        </w:r>
                      </w:p>
                      <w:p w:rsidR="001E0B47" w:rsidRPr="005F25AA" w:rsidRDefault="001E0B47" w:rsidP="0095191F">
                        <w:pPr>
                          <w:pStyle w:val="Tekstnormalny"/>
                          <w:spacing w:line="276" w:lineRule="auto"/>
                          <w:jc w:val="left"/>
                          <w:rPr>
                            <w:sz w:val="20"/>
                          </w:rPr>
                        </w:pPr>
                      </w:p>
                      <w:p w:rsidR="001E0B47" w:rsidRDefault="001E0B47" w:rsidP="0095191F"/>
                    </w:txbxContent>
                  </v:textbox>
                </v:rect>
                <v:rect id="Rectangle 7504" o:spid="_x0000_s1372" style="position:absolute;left:8686;top:22802;width:6877;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O38IA&#10;AADbAAAADwAAAGRycy9kb3ducmV2LnhtbERPTWuDQBC9B/oflinkEuKaQks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k7fwgAAANsAAAAPAAAAAAAAAAAAAAAAAJgCAABkcnMvZG93&#10;bnJldi54bWxQSwUGAAAAAAQABAD1AAAAhwMAAAAA&#10;" filled="f" stroked="f">
                  <v:textbox>
                    <w:txbxContent>
                      <w:p w:rsidR="001E0B47" w:rsidRPr="005D4A8E" w:rsidRDefault="001E0B47" w:rsidP="0095191F">
                        <w:pPr>
                          <w:rPr>
                            <w:color w:val="808080" w:themeColor="background1" w:themeShade="80"/>
                          </w:rPr>
                        </w:pPr>
                        <m:oMathPara>
                          <m:oMath>
                            <m:sSub>
                              <m:sSubPr>
                                <m:ctrlPr>
                                  <w:rPr>
                                    <w:rFonts w:ascii="Cambria Math" w:hAnsi="Cambria Math"/>
                                    <w:sz w:val="20"/>
                                  </w:rPr>
                                </m:ctrlPr>
                              </m:sSubPr>
                              <m:e>
                                <m:r>
                                  <m:rPr>
                                    <m:sty m:val="p"/>
                                  </m:rPr>
                                  <w:rPr>
                                    <w:rFonts w:ascii="Cambria Math" w:hAnsi="Cambria Math"/>
                                    <w:sz w:val="20"/>
                                  </w:rPr>
                                  <m:t>ΔKaretki</m:t>
                                </m:r>
                              </m:e>
                              <m:sub>
                                <m:r>
                                  <m:rPr>
                                    <m:sty m:val="p"/>
                                  </m:rPr>
                                  <w:rPr>
                                    <w:rFonts w:ascii="Cambria Math" w:hAnsi="Cambria Math"/>
                                    <w:sz w:val="20"/>
                                  </w:rPr>
                                  <m:t>x</m:t>
                                </m:r>
                              </m:sub>
                            </m:sSub>
                          </m:oMath>
                        </m:oMathPara>
                      </w:p>
                      <w:p w:rsidR="001E0B47" w:rsidRPr="00F36741" w:rsidRDefault="001E0B47" w:rsidP="0095191F">
                        <w:pPr>
                          <w:pStyle w:val="Tekstnormalny"/>
                          <w:spacing w:line="276" w:lineRule="auto"/>
                          <w:jc w:val="left"/>
                          <w:rPr>
                            <w:sz w:val="20"/>
                            <w:vertAlign w:val="subscript"/>
                          </w:rPr>
                        </w:pPr>
                      </w:p>
                      <w:p w:rsidR="001E0B47" w:rsidRPr="005D4A8E" w:rsidRDefault="001E0B47" w:rsidP="0095191F">
                        <w:pPr>
                          <w:rPr>
                            <w:color w:val="808080" w:themeColor="background1" w:themeShade="80"/>
                          </w:rPr>
                        </w:pPr>
                      </w:p>
                    </w:txbxContent>
                  </v:textbox>
                </v:rect>
                <w10:anchorlock/>
              </v:group>
            </w:pict>
          </mc:Fallback>
        </mc:AlternateContent>
      </w:r>
    </w:p>
    <w:p w:rsidR="0095191F" w:rsidRDefault="0095191F" w:rsidP="00EB2F1D">
      <w:pPr>
        <w:pStyle w:val="Legenda"/>
        <w:outlineLvl w:val="0"/>
      </w:pPr>
      <w:r>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Rysunek \* ARABIC \s 1 </w:instrText>
      </w:r>
      <w:r w:rsidR="001E0B47">
        <w:fldChar w:fldCharType="separate"/>
      </w:r>
      <w:r w:rsidR="009F0CB6">
        <w:rPr>
          <w:noProof/>
        </w:rPr>
        <w:t>70</w:t>
      </w:r>
      <w:r w:rsidR="001E0B47">
        <w:rPr>
          <w:noProof/>
        </w:rPr>
        <w:fldChar w:fldCharType="end"/>
      </w:r>
      <w:r>
        <w:t>– Różnica pól tolerancji nominalnego położenia karetki i osi zakrzywionej prowadnicy.</w:t>
      </w:r>
    </w:p>
    <w:p w:rsidR="00A64D45" w:rsidRDefault="008C280C" w:rsidP="0080337F">
      <w:pPr>
        <w:pStyle w:val="Tekstnormalny"/>
      </w:pPr>
      <w:r>
        <w:rPr>
          <w:vertAlign w:val="superscript"/>
        </w:rPr>
        <w:t>5</w:t>
      </w:r>
      <w:r w:rsidR="00333349">
        <w:rPr>
          <w:vertAlign w:val="superscript"/>
        </w:rPr>
        <w:t xml:space="preserve"> </w:t>
      </w:r>
      <w:r w:rsidR="009D64BE">
        <w:t xml:space="preserve">Nie są znane tolerancje wykonania karetki prowadnicy, bo producent nie udostępnił jej rysunku technicznego. Założono, że wykonano ją z tolerancjami m-K, tak samo jak </w:t>
      </w:r>
      <w:r w:rsidR="009D64BE">
        <w:lastRenderedPageBreak/>
        <w:t xml:space="preserve">zakrzywioną prowadnicę. </w:t>
      </w:r>
      <w:r w:rsidR="00A64D45">
        <w:t xml:space="preserve">W przypadku karetki uwzględniono wszystkie trzy niepewności kątowe, pomimo tego, że kąt obrotu wokół osi Z jest kalibrowany. Wynika to z zależności między kątem obrotu karetki a jej położeniem </w:t>
      </w:r>
      <w:r w:rsidR="0037095D">
        <w:t xml:space="preserve">liniowym </w:t>
      </w:r>
      <w:r w:rsidR="00A64D45">
        <w:t>na prowadnicy</w:t>
      </w:r>
      <w:r w:rsidR="00DE0020">
        <w:t>. W wyniku</w:t>
      </w:r>
      <w:r w:rsidR="0037095D">
        <w:t xml:space="preserve"> kalibracji karetka znajduje się</w:t>
      </w:r>
      <w:r w:rsidR="00DE0020">
        <w:t xml:space="preserve"> na środku prowadnicy, ale jej wierzchnia płytka montażowa, do której moco</w:t>
      </w:r>
      <w:r w:rsidR="002D7C50">
        <w:t>wane są</w:t>
      </w:r>
      <w:r w:rsidR="00DE0020">
        <w:t xml:space="preserve"> kolejne części, może być skrzywiona z powodu tolerancji wykonania.</w:t>
      </w:r>
    </w:p>
    <w:p w:rsidR="0036585E" w:rsidRDefault="0036585E" w:rsidP="0080337F">
      <w:pPr>
        <w:pStyle w:val="Tekstnormalny"/>
      </w:pPr>
    </w:p>
    <w:p w:rsidR="0036585E" w:rsidRDefault="0036585E" w:rsidP="0036585E">
      <w:pPr>
        <w:pStyle w:val="Tekstnormalny"/>
      </w:pPr>
      <w:r>
        <w:t xml:space="preserve">Niepewności położenia i orientacji osi członów ruchomych </w:t>
      </w:r>
      <w:proofErr w:type="spellStart"/>
      <w:r>
        <w:t>ortezy</w:t>
      </w:r>
      <w:proofErr w:type="spellEnd"/>
      <w:r>
        <w:t xml:space="preserve"> pomiarowej są zbliżone do oczekiwanych po tego rodzaju</w:t>
      </w:r>
      <w:r w:rsidR="00975B6F">
        <w:t xml:space="preserve"> i wielkości</w:t>
      </w:r>
      <w:r>
        <w:t xml:space="preserve"> konstrukcji. Niepewności kątowe orientacji części </w:t>
      </w:r>
      <w:r w:rsidR="00F148E5">
        <w:t>nie odbiegają znacząco od siebie</w:t>
      </w:r>
      <w:r>
        <w:t xml:space="preserve">, niepewności względem osi x i z są bardzo podobne, podczas gdy niepewność względem osi y jest nieco większa. W przypadku niepewności liniowych, zbliżone są wartości w osiach x i y, a niepewności w osi z są większe. Z powodu układu części w przestrzeni, wyraźny jest wpływ błędów kątowych wprowadzających ruch liniowy na ramieniu, stosunkowo niewielkie wartości kątowe doprowadzają bowiem do niepomijalnych przesunięć liniowych z uwagi na długie ramiona. Ze względu na kształt urządzenia, którego człony rozpościerają się na podobne odległości w kierunkach x i y, błąd ten jest największy w kierunku z – jego wartość jest około dwukrotnie większa niż w pozostałych kierunkach. Dużymi </w:t>
      </w:r>
      <w:proofErr w:type="spellStart"/>
      <w:r>
        <w:t>kontrybutorami</w:t>
      </w:r>
      <w:proofErr w:type="spellEnd"/>
      <w:r>
        <w:t xml:space="preserve"> niepewności są części handlowe, cechujące są gorszymi tolerancjami ogólnymi wykonania od części zaprojektowanych.</w:t>
      </w:r>
      <w:r w:rsidRPr="00A85F37">
        <w:t xml:space="preserve"> </w:t>
      </w:r>
      <w:r>
        <w:t xml:space="preserve">Na położenie dalszych członów wpływ ma szeregowe połączenie części, w którym niepewności części poprzedzających przenoszą się na następne. Należy zważyć, że obliczony został najgorszy przypadek składania się niepewności. W rzeczywistości ich tak niekorzystne złożenie jest mało prawdopodobne, jednak celem tych rozważań było wyliczenie tego właśnie najgorszego przypadku – na tej podstawie można bowiem wskazać, że właściwości metrologiczne </w:t>
      </w:r>
      <w:proofErr w:type="spellStart"/>
      <w:r>
        <w:t>ortezy</w:t>
      </w:r>
      <w:proofErr w:type="spellEnd"/>
      <w:r>
        <w:t xml:space="preserve"> pomiarowej są nie gorsze od obliczonych.</w:t>
      </w:r>
    </w:p>
    <w:p w:rsidR="0036585E" w:rsidRDefault="0036585E" w:rsidP="0036585E">
      <w:pPr>
        <w:pStyle w:val="Tekstnormalny"/>
      </w:pPr>
    </w:p>
    <w:p w:rsidR="00BC2F57" w:rsidRDefault="0036585E" w:rsidP="00D35C7B">
      <w:pPr>
        <w:pStyle w:val="Tekstnormalny"/>
      </w:pPr>
      <w:r>
        <w:t xml:space="preserve">Niepewności urządzenia można by zredukować poprzez zastosowania w następnej wersji </w:t>
      </w:r>
      <w:r w:rsidR="00D32356">
        <w:t xml:space="preserve">konstrukcji </w:t>
      </w:r>
      <w:r>
        <w:t xml:space="preserve">kołków ustalających i pasowań w celu bardziej dokładnego łączenia części, co jednak wiąże się z większym skomplikowaniem konstrukcji. Podobnie zapewnienie możliwości niezależnego justowania położenia i orientacji osi obrotów członów umożliwiłoby zmniejszenie niepewności, jednak wymagałoby wprowadzenia </w:t>
      </w:r>
      <w:r w:rsidR="005D3035">
        <w:t xml:space="preserve">pewnej </w:t>
      </w:r>
      <w:r>
        <w:t>liczby dodatkowych ruchomych części. Trzecim podstawowym sposobem redukcji niepewności byłoby zastosowanie dokładniejszych przetworników pomiarowych i wykonanie kalibracji oba</w:t>
      </w:r>
      <w:r w:rsidR="00D32356">
        <w:t xml:space="preserve">rczonej mniejszym błędem. </w:t>
      </w:r>
      <w:r>
        <w:t xml:space="preserve">Działania te nie są konieczne, bowiem i tak ostateczne błędy ustawienia osi wynikają w głównej mierze nie z projektu i wykonania </w:t>
      </w:r>
      <w:proofErr w:type="spellStart"/>
      <w:r>
        <w:t>ortezy</w:t>
      </w:r>
      <w:proofErr w:type="spellEnd"/>
      <w:r>
        <w:t xml:space="preserve"> pomiarowej, a </w:t>
      </w:r>
      <w:r>
        <w:lastRenderedPageBreak/>
        <w:t xml:space="preserve">jej połączenia z człowiekiem. Korzystniejszym rozwiązaniem wydaje się pozyskanie dokładniejszej informacji o położeniu osi </w:t>
      </w:r>
      <w:proofErr w:type="spellStart"/>
      <w:r>
        <w:t>ortezy</w:t>
      </w:r>
      <w:proofErr w:type="spellEnd"/>
      <w:r>
        <w:t xml:space="preserve"> pomiarowej. Do tego celu mogłaby zostać wykorzystana współrzędnościowa maszyna pomiarowa, za pomocą której możliwe byłoby zmierzenie położenia środków obrotów członów z wielokrotnie węższymi zakresami niepewności niż obliczone przypadki maksymalne.</w:t>
      </w:r>
    </w:p>
    <w:p w:rsidR="00F31F22" w:rsidRDefault="00836EAC" w:rsidP="00EB2F1D">
      <w:pPr>
        <w:pStyle w:val="Nagwek3"/>
      </w:pPr>
      <w:r>
        <w:t>Wartości liczbowe kątowej i liniowej niepewności</w:t>
      </w:r>
    </w:p>
    <w:p w:rsidR="00F31F22" w:rsidRDefault="00166B8C" w:rsidP="00F31F22">
      <w:pPr>
        <w:pStyle w:val="Tekstnormalny"/>
      </w:pPr>
      <w:r>
        <w:t xml:space="preserve">Znajomość niepewności położenia i </w:t>
      </w:r>
      <w:r w:rsidR="00C6745A">
        <w:t>orientacji</w:t>
      </w:r>
      <w:r>
        <w:t xml:space="preserve"> </w:t>
      </w:r>
      <w:r w:rsidR="00C6745A">
        <w:t xml:space="preserve">osi </w:t>
      </w:r>
      <w:r>
        <w:t>członów</w:t>
      </w:r>
      <w:r w:rsidR="00C6745A">
        <w:t xml:space="preserve"> urządzenia w pozycji początkowej umożliwia przeprowadzenie dalszych obliczeń wykorzystujących wzory wyprowadzone w poprzednim rozdziale. </w:t>
      </w:r>
      <w:proofErr w:type="spellStart"/>
      <w:r w:rsidR="00C6745A">
        <w:t>Orteza</w:t>
      </w:r>
      <w:proofErr w:type="spellEnd"/>
      <w:r w:rsidR="00C6745A">
        <w:t xml:space="preserve"> pomiarowa </w:t>
      </w:r>
      <w:r w:rsidR="00F31F22">
        <w:t>jest mocowan</w:t>
      </w:r>
      <w:r w:rsidR="00C6745A">
        <w:t>a</w:t>
      </w:r>
      <w:r w:rsidR="00F31F22">
        <w:t xml:space="preserve"> do człowieka za pośrednictwem ramiączek i pasów plecaka oraz pasów należących do stabilizatorów kolanowych. Ten sposób polaczenia nie jest bardzo sztywny, a ponadto urządzenie pomiarowe nie jest wiązane z kośćmi, a </w:t>
      </w:r>
      <w:r w:rsidR="00C6745A">
        <w:t xml:space="preserve">jedynie powierzchniowo </w:t>
      </w:r>
      <w:r w:rsidR="00F31F22">
        <w:t xml:space="preserve">z tkanką miękką. </w:t>
      </w:r>
      <w:r w:rsidR="00C6745A">
        <w:t>Osie urządzenia mogą nie być ortogonalne ani przecinać się w punkcie, a ponadto</w:t>
      </w:r>
      <w:r w:rsidR="00BE408C">
        <w:t xml:space="preserve"> nie są doskonale wyjustowane względem środka stawu biodrowego człowieka.</w:t>
      </w:r>
      <w:r w:rsidR="001949BB">
        <w:t xml:space="preserve"> </w:t>
      </w:r>
      <w:r w:rsidR="00F31F22">
        <w:t xml:space="preserve">Prowadzi to do możliwości występowania niepożądanych przemieszczeń między ciałem </w:t>
      </w:r>
      <w:r w:rsidR="001949BB">
        <w:t>człowieka a członami urządzenia pomimo tego, że w pozycji początkowej człony są odpowiednio wyjustowane.</w:t>
      </w:r>
    </w:p>
    <w:p w:rsidR="00BF2F39" w:rsidRDefault="00BF2F39" w:rsidP="00F31F22">
      <w:pPr>
        <w:pStyle w:val="Tekstnormalny"/>
      </w:pPr>
    </w:p>
    <w:p w:rsidR="00BF2F39" w:rsidRDefault="00BF2F39" w:rsidP="00F31F22">
      <w:pPr>
        <w:pStyle w:val="Tekstnormalny"/>
      </w:pPr>
      <w:r>
        <w:t xml:space="preserve">Wyprowadzone wcześniej zależności pozwalają obliczyć błąd liniowy i kątowy związany z działaniem </w:t>
      </w:r>
      <w:proofErr w:type="spellStart"/>
      <w:r>
        <w:t>ortezy</w:t>
      </w:r>
      <w:proofErr w:type="spellEnd"/>
      <w:r>
        <w:t>, której osie nie są ortogonalne i są przesunięte względem środka obrotu części udowej kończyny dolnej człowieka.</w:t>
      </w:r>
      <w:r w:rsidR="000E4ACA">
        <w:t xml:space="preserve"> Osie </w:t>
      </w:r>
      <w:del w:id="19" w:author="A" w:date="2021-01-02T19:48:00Z">
        <w:r w:rsidR="000E4ACA" w:rsidDel="00C24B64">
          <w:delText xml:space="preserve">urządzanie </w:delText>
        </w:r>
      </w:del>
      <w:ins w:id="20" w:author="A" w:date="2021-01-02T19:48:00Z">
        <w:r w:rsidR="00C24B64">
          <w:t>urządz</w:t>
        </w:r>
        <w:r w:rsidR="00C24B64">
          <w:t>e</w:t>
        </w:r>
        <w:r w:rsidR="00C24B64">
          <w:t>ni</w:t>
        </w:r>
        <w:r w:rsidR="00C24B64">
          <w:t>a</w:t>
        </w:r>
        <w:r w:rsidR="00C24B64">
          <w:t xml:space="preserve"> </w:t>
        </w:r>
      </w:ins>
      <w:r w:rsidR="000E4ACA">
        <w:t>są obarczon</w:t>
      </w:r>
      <w:r w:rsidR="000A588C">
        <w:t>e</w:t>
      </w:r>
      <w:r w:rsidR="000E4ACA">
        <w:t xml:space="preserve"> błędami, a ich położenie w przestrzeni nie jest w istocie znane – obliczone są jednak zakresy niepewności dotyczące ich położenia liniowego i orientacji kątowej.</w:t>
      </w:r>
      <w:r w:rsidR="00E110BE">
        <w:t xml:space="preserve"> Wymagane jest określenie, jakie wartości obrotów kątowych oraz przesunięć liniowych osi </w:t>
      </w:r>
      <w:proofErr w:type="spellStart"/>
      <w:r w:rsidR="00E110BE">
        <w:t>ortezy</w:t>
      </w:r>
      <w:proofErr w:type="spellEnd"/>
      <w:r w:rsidR="00E110BE">
        <w:t xml:space="preserve"> pomiarowej wprowadzić do obliczeń w celu obliczenia niepewności pomiarowej urządzenia, potrzebna jest zatem analiza, jakie wartości brzegowe będą skutkować najmniej korzystnymi wynikami, to jest największymi wartościami błędów.</w:t>
      </w:r>
    </w:p>
    <w:p w:rsidR="00265862" w:rsidRDefault="00265862" w:rsidP="00F31F22">
      <w:pPr>
        <w:pStyle w:val="Tekstnormalny"/>
      </w:pPr>
    </w:p>
    <w:p w:rsidR="00265862" w:rsidRDefault="00F61EE3" w:rsidP="00F31F22">
      <w:pPr>
        <w:pStyle w:val="Tekstnormalny"/>
      </w:pPr>
      <w:r>
        <w:t>Zarówno w przypadkach przesunięć liniowych</w:t>
      </w:r>
      <w:r w:rsidR="006B4213">
        <w:t>,</w:t>
      </w:r>
      <w:r>
        <w:t xml:space="preserve"> jak i błędów kątowych orientacji osi</w:t>
      </w:r>
      <w:r w:rsidR="006B4213">
        <w:t>,</w:t>
      </w:r>
      <w:r>
        <w:t xml:space="preserve"> brane są ich wartości ekstremalne, gdyż one owocują największymi niepewnościami. </w:t>
      </w:r>
      <w:r w:rsidR="00265862">
        <w:t xml:space="preserve">Na rysunku </w:t>
      </w:r>
      <w:r w:rsidR="008E3A51">
        <w:t>przedstawiono</w:t>
      </w:r>
      <w:r w:rsidR="00265862">
        <w:t xml:space="preserve"> </w:t>
      </w:r>
      <w:r w:rsidR="008E3A51">
        <w:t xml:space="preserve">przypadek ruchu w płaszczyźnie. Zilustrowana jest trajektoria ruchu po wycinku okręgu o nominalnym środku oraz trajektorie ruchu o środku przesuniętym w granicach pola niepewności, które jest tu pionowe. Ekstremalne trajektorie dla największego </w:t>
      </w:r>
      <w:r w:rsidR="008E3A51">
        <w:lastRenderedPageBreak/>
        <w:t>co do modułu błędu wyróżniono kolorem czerwonym.</w:t>
      </w:r>
      <w:r w:rsidR="009F0CB0">
        <w:t xml:space="preserve"> Dla tych właśnie trajektorii następują największe przesunięcia liniowe względem trajektorii nominalnej.</w:t>
      </w:r>
    </w:p>
    <w:p w:rsidR="008B3C5F" w:rsidRDefault="00C24B64" w:rsidP="008B3C5F">
      <w:pPr>
        <w:pStyle w:val="Legenda"/>
        <w:rPr>
          <w:rFonts w:eastAsiaTheme="minorEastAsia"/>
        </w:rPr>
      </w:pPr>
      <w:r>
        <w:rPr>
          <w:rFonts w:eastAsiaTheme="minorEastAsia"/>
          <w:noProof/>
          <w:lang w:eastAsia="pl-PL"/>
        </w:rPr>
        <mc:AlternateContent>
          <mc:Choice Requires="wpc">
            <w:drawing>
              <wp:inline distT="0" distB="0" distL="0" distR="0">
                <wp:extent cx="5760720" cy="2533650"/>
                <wp:effectExtent l="0" t="0" r="1905" b="0"/>
                <wp:docPr id="7125" name="Kanwa 7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AutoShape 7142"/>
                        <wps:cNvCnPr>
                          <a:cxnSpLocks noChangeShapeType="1"/>
                        </wps:cNvCnPr>
                        <wps:spPr bwMode="auto">
                          <a:xfrm>
                            <a:off x="2243455" y="1194435"/>
                            <a:ext cx="635" cy="289560"/>
                          </a:xfrm>
                          <a:prstGeom prst="straightConnector1">
                            <a:avLst/>
                          </a:prstGeom>
                          <a:noFill/>
                          <a:ln w="9525">
                            <a:solidFill>
                              <a:schemeClr val="bg1">
                                <a:lumMod val="6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 name="Arc 7127"/>
                        <wps:cNvSpPr>
                          <a:spLocks/>
                        </wps:cNvSpPr>
                        <wps:spPr bwMode="auto">
                          <a:xfrm flipH="1" flipV="1">
                            <a:off x="2244090" y="398145"/>
                            <a:ext cx="946150" cy="1885950"/>
                          </a:xfrm>
                          <a:custGeom>
                            <a:avLst/>
                            <a:gdLst>
                              <a:gd name="G0" fmla="+- 21600 0 0"/>
                              <a:gd name="G1" fmla="+- 21600 0 0"/>
                              <a:gd name="G2" fmla="+- 21600 0 0"/>
                              <a:gd name="T0" fmla="*/ 21600 w 21686"/>
                              <a:gd name="T1" fmla="*/ 43200 h 43200"/>
                              <a:gd name="T2" fmla="*/ 21686 w 21686"/>
                              <a:gd name="T3" fmla="*/ 0 h 43200"/>
                              <a:gd name="T4" fmla="*/ 21600 w 21686"/>
                              <a:gd name="T5" fmla="*/ 21600 h 43200"/>
                            </a:gdLst>
                            <a:ahLst/>
                            <a:cxnLst>
                              <a:cxn ang="0">
                                <a:pos x="T0" y="T1"/>
                              </a:cxn>
                              <a:cxn ang="0">
                                <a:pos x="T2" y="T3"/>
                              </a:cxn>
                              <a:cxn ang="0">
                                <a:pos x="T4" y="T5"/>
                              </a:cxn>
                            </a:cxnLst>
                            <a:rect l="0" t="0" r="r" b="b"/>
                            <a:pathLst>
                              <a:path w="21686" h="43200" fill="none" extrusionOk="0">
                                <a:moveTo>
                                  <a:pt x="21600" y="43200"/>
                                </a:moveTo>
                                <a:cubicBezTo>
                                  <a:pt x="9670" y="43200"/>
                                  <a:pt x="0" y="33529"/>
                                  <a:pt x="0" y="21600"/>
                                </a:cubicBezTo>
                                <a:cubicBezTo>
                                  <a:pt x="0" y="9670"/>
                                  <a:pt x="9670" y="0"/>
                                  <a:pt x="21600" y="0"/>
                                </a:cubicBezTo>
                                <a:cubicBezTo>
                                  <a:pt x="21628" y="-1"/>
                                  <a:pt x="21657" y="0"/>
                                  <a:pt x="21685" y="0"/>
                                </a:cubicBezTo>
                              </a:path>
                              <a:path w="21686" h="43200" stroke="0" extrusionOk="0">
                                <a:moveTo>
                                  <a:pt x="21600" y="43200"/>
                                </a:moveTo>
                                <a:cubicBezTo>
                                  <a:pt x="9670" y="43200"/>
                                  <a:pt x="0" y="33529"/>
                                  <a:pt x="0" y="21600"/>
                                </a:cubicBezTo>
                                <a:cubicBezTo>
                                  <a:pt x="0" y="9670"/>
                                  <a:pt x="9670" y="0"/>
                                  <a:pt x="21600" y="0"/>
                                </a:cubicBezTo>
                                <a:cubicBezTo>
                                  <a:pt x="21628" y="-1"/>
                                  <a:pt x="21657" y="0"/>
                                  <a:pt x="21685" y="0"/>
                                </a:cubicBezTo>
                                <a:lnTo>
                                  <a:pt x="21600" y="21600"/>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Oval 7128"/>
                        <wps:cNvSpPr>
                          <a:spLocks noChangeArrowheads="1"/>
                        </wps:cNvSpPr>
                        <wps:spPr bwMode="auto">
                          <a:xfrm>
                            <a:off x="2207895" y="1303655"/>
                            <a:ext cx="71755" cy="71755"/>
                          </a:xfrm>
                          <a:prstGeom prst="ellipse">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AutoShape 7133"/>
                        <wps:cNvCnPr>
                          <a:cxnSpLocks noChangeShapeType="1"/>
                        </wps:cNvCnPr>
                        <wps:spPr bwMode="auto">
                          <a:xfrm flipV="1">
                            <a:off x="2246630" y="504825"/>
                            <a:ext cx="436880" cy="825500"/>
                          </a:xfrm>
                          <a:prstGeom prst="straightConnector1">
                            <a:avLst/>
                          </a:prstGeom>
                          <a:noFill/>
                          <a:ln w="9525">
                            <a:solidFill>
                              <a:schemeClr val="tx1">
                                <a:lumMod val="100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 name="Rectangle 7140"/>
                        <wps:cNvSpPr>
                          <a:spLocks noChangeArrowheads="1"/>
                        </wps:cNvSpPr>
                        <wps:spPr bwMode="auto">
                          <a:xfrm>
                            <a:off x="760095" y="1122045"/>
                            <a:ext cx="1556385"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9B508F">
                              <w:r>
                                <w:rPr>
                                  <w:rFonts w:ascii="Times New Roman" w:hAnsi="Times New Roman" w:cs="Times New Roman"/>
                                  <w:sz w:val="20"/>
                                </w:rPr>
                                <w:t>Nominalny środek obrotu oraz zakres niepewności</w:t>
                              </w:r>
                            </w:p>
                            <w:p w:rsidR="001E0B47" w:rsidRDefault="001E0B47" w:rsidP="009B508F">
                              <w:r>
                                <w:rPr>
                                  <w:rFonts w:ascii="Times New Roman" w:hAnsi="Times New Roman" w:cs="Times New Roman"/>
                                  <w:sz w:val="20"/>
                                </w:rPr>
                                <w:t xml:space="preserve"> </w:t>
                              </w:r>
                            </w:p>
                            <w:p w:rsidR="001E0B47" w:rsidRPr="005F25AA" w:rsidRDefault="001E0B47" w:rsidP="009B508F">
                              <w:pPr>
                                <w:pStyle w:val="Tekstnormalny"/>
                                <w:spacing w:line="276" w:lineRule="auto"/>
                                <w:jc w:val="left"/>
                                <w:rPr>
                                  <w:sz w:val="20"/>
                                </w:rPr>
                              </w:pPr>
                            </w:p>
                            <w:p w:rsidR="001E0B47" w:rsidRDefault="001E0B47" w:rsidP="009B508F"/>
                          </w:txbxContent>
                        </wps:txbx>
                        <wps:bodyPr rot="0" vert="horz" wrap="square" lIns="91440" tIns="45720" rIns="91440" bIns="45720" anchor="t" anchorCtr="0" upright="1">
                          <a:noAutofit/>
                        </wps:bodyPr>
                      </wps:wsp>
                      <wps:wsp>
                        <wps:cNvPr id="7" name="AutoShape 7143"/>
                        <wps:cNvCnPr>
                          <a:cxnSpLocks noChangeShapeType="1"/>
                        </wps:cNvCnPr>
                        <wps:spPr bwMode="auto">
                          <a:xfrm>
                            <a:off x="2207895" y="1194435"/>
                            <a:ext cx="71755"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 name="AutoShape 7144"/>
                        <wps:cNvCnPr>
                          <a:cxnSpLocks noChangeShapeType="1"/>
                        </wps:cNvCnPr>
                        <wps:spPr bwMode="auto">
                          <a:xfrm>
                            <a:off x="2207895" y="1483360"/>
                            <a:ext cx="71755"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 name="Arc 7145"/>
                        <wps:cNvSpPr>
                          <a:spLocks/>
                        </wps:cNvSpPr>
                        <wps:spPr bwMode="auto">
                          <a:xfrm flipH="1" flipV="1">
                            <a:off x="2244090" y="434340"/>
                            <a:ext cx="946150" cy="1885950"/>
                          </a:xfrm>
                          <a:custGeom>
                            <a:avLst/>
                            <a:gdLst>
                              <a:gd name="G0" fmla="+- 21600 0 0"/>
                              <a:gd name="G1" fmla="+- 21600 0 0"/>
                              <a:gd name="G2" fmla="+- 21600 0 0"/>
                              <a:gd name="T0" fmla="*/ 21600 w 21686"/>
                              <a:gd name="T1" fmla="*/ 43200 h 43200"/>
                              <a:gd name="T2" fmla="*/ 21686 w 21686"/>
                              <a:gd name="T3" fmla="*/ 0 h 43200"/>
                              <a:gd name="T4" fmla="*/ 21600 w 21686"/>
                              <a:gd name="T5" fmla="*/ 21600 h 43200"/>
                            </a:gdLst>
                            <a:ahLst/>
                            <a:cxnLst>
                              <a:cxn ang="0">
                                <a:pos x="T0" y="T1"/>
                              </a:cxn>
                              <a:cxn ang="0">
                                <a:pos x="T2" y="T3"/>
                              </a:cxn>
                              <a:cxn ang="0">
                                <a:pos x="T4" y="T5"/>
                              </a:cxn>
                            </a:cxnLst>
                            <a:rect l="0" t="0" r="r" b="b"/>
                            <a:pathLst>
                              <a:path w="21686" h="43200" fill="none" extrusionOk="0">
                                <a:moveTo>
                                  <a:pt x="21600" y="43200"/>
                                </a:moveTo>
                                <a:cubicBezTo>
                                  <a:pt x="9670" y="43200"/>
                                  <a:pt x="0" y="33529"/>
                                  <a:pt x="0" y="21600"/>
                                </a:cubicBezTo>
                                <a:cubicBezTo>
                                  <a:pt x="0" y="9670"/>
                                  <a:pt x="9670" y="0"/>
                                  <a:pt x="21600" y="0"/>
                                </a:cubicBezTo>
                                <a:cubicBezTo>
                                  <a:pt x="21628" y="-1"/>
                                  <a:pt x="21657" y="0"/>
                                  <a:pt x="21685" y="0"/>
                                </a:cubicBezTo>
                              </a:path>
                              <a:path w="21686" h="43200" stroke="0" extrusionOk="0">
                                <a:moveTo>
                                  <a:pt x="21600" y="43200"/>
                                </a:moveTo>
                                <a:cubicBezTo>
                                  <a:pt x="9670" y="43200"/>
                                  <a:pt x="0" y="33529"/>
                                  <a:pt x="0" y="21600"/>
                                </a:cubicBezTo>
                                <a:cubicBezTo>
                                  <a:pt x="0" y="9670"/>
                                  <a:pt x="9670" y="0"/>
                                  <a:pt x="21600" y="0"/>
                                </a:cubicBezTo>
                                <a:cubicBezTo>
                                  <a:pt x="21628" y="-1"/>
                                  <a:pt x="21657" y="0"/>
                                  <a:pt x="21685" y="0"/>
                                </a:cubicBezTo>
                                <a:lnTo>
                                  <a:pt x="21600" y="21600"/>
                                </a:lnTo>
                                <a:close/>
                              </a:path>
                            </a:pathLst>
                          </a:custGeom>
                          <a:noFill/>
                          <a:ln w="9525">
                            <a:solidFill>
                              <a:schemeClr val="bg1">
                                <a:lumMod val="6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rc 7146"/>
                        <wps:cNvSpPr>
                          <a:spLocks/>
                        </wps:cNvSpPr>
                        <wps:spPr bwMode="auto">
                          <a:xfrm flipH="1" flipV="1">
                            <a:off x="2244090" y="470535"/>
                            <a:ext cx="946150" cy="1885950"/>
                          </a:xfrm>
                          <a:custGeom>
                            <a:avLst/>
                            <a:gdLst>
                              <a:gd name="G0" fmla="+- 21600 0 0"/>
                              <a:gd name="G1" fmla="+- 21600 0 0"/>
                              <a:gd name="G2" fmla="+- 21600 0 0"/>
                              <a:gd name="T0" fmla="*/ 21600 w 21686"/>
                              <a:gd name="T1" fmla="*/ 43200 h 43200"/>
                              <a:gd name="T2" fmla="*/ 21686 w 21686"/>
                              <a:gd name="T3" fmla="*/ 0 h 43200"/>
                              <a:gd name="T4" fmla="*/ 21600 w 21686"/>
                              <a:gd name="T5" fmla="*/ 21600 h 43200"/>
                            </a:gdLst>
                            <a:ahLst/>
                            <a:cxnLst>
                              <a:cxn ang="0">
                                <a:pos x="T0" y="T1"/>
                              </a:cxn>
                              <a:cxn ang="0">
                                <a:pos x="T2" y="T3"/>
                              </a:cxn>
                              <a:cxn ang="0">
                                <a:pos x="T4" y="T5"/>
                              </a:cxn>
                            </a:cxnLst>
                            <a:rect l="0" t="0" r="r" b="b"/>
                            <a:pathLst>
                              <a:path w="21686" h="43200" fill="none" extrusionOk="0">
                                <a:moveTo>
                                  <a:pt x="21600" y="43200"/>
                                </a:moveTo>
                                <a:cubicBezTo>
                                  <a:pt x="9670" y="43200"/>
                                  <a:pt x="0" y="33529"/>
                                  <a:pt x="0" y="21600"/>
                                </a:cubicBezTo>
                                <a:cubicBezTo>
                                  <a:pt x="0" y="9670"/>
                                  <a:pt x="9670" y="0"/>
                                  <a:pt x="21600" y="0"/>
                                </a:cubicBezTo>
                                <a:cubicBezTo>
                                  <a:pt x="21628" y="-1"/>
                                  <a:pt x="21657" y="0"/>
                                  <a:pt x="21685" y="0"/>
                                </a:cubicBezTo>
                              </a:path>
                              <a:path w="21686" h="43200" stroke="0" extrusionOk="0">
                                <a:moveTo>
                                  <a:pt x="21600" y="43200"/>
                                </a:moveTo>
                                <a:cubicBezTo>
                                  <a:pt x="9670" y="43200"/>
                                  <a:pt x="0" y="33529"/>
                                  <a:pt x="0" y="21600"/>
                                </a:cubicBezTo>
                                <a:cubicBezTo>
                                  <a:pt x="0" y="9670"/>
                                  <a:pt x="9670" y="0"/>
                                  <a:pt x="21600" y="0"/>
                                </a:cubicBezTo>
                                <a:cubicBezTo>
                                  <a:pt x="21628" y="-1"/>
                                  <a:pt x="21657" y="0"/>
                                  <a:pt x="21685" y="0"/>
                                </a:cubicBezTo>
                                <a:lnTo>
                                  <a:pt x="21600" y="21600"/>
                                </a:lnTo>
                                <a:close/>
                              </a:path>
                            </a:pathLst>
                          </a:custGeom>
                          <a:noFill/>
                          <a:ln w="9525">
                            <a:solidFill>
                              <a:schemeClr val="bg1">
                                <a:lumMod val="6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Arc 7147"/>
                        <wps:cNvSpPr>
                          <a:spLocks/>
                        </wps:cNvSpPr>
                        <wps:spPr bwMode="auto">
                          <a:xfrm flipH="1" flipV="1">
                            <a:off x="2244090" y="506730"/>
                            <a:ext cx="946150" cy="1885950"/>
                          </a:xfrm>
                          <a:custGeom>
                            <a:avLst/>
                            <a:gdLst>
                              <a:gd name="G0" fmla="+- 21600 0 0"/>
                              <a:gd name="G1" fmla="+- 21600 0 0"/>
                              <a:gd name="G2" fmla="+- 21600 0 0"/>
                              <a:gd name="T0" fmla="*/ 21600 w 21686"/>
                              <a:gd name="T1" fmla="*/ 43200 h 43200"/>
                              <a:gd name="T2" fmla="*/ 21686 w 21686"/>
                              <a:gd name="T3" fmla="*/ 0 h 43200"/>
                              <a:gd name="T4" fmla="*/ 21600 w 21686"/>
                              <a:gd name="T5" fmla="*/ 21600 h 43200"/>
                            </a:gdLst>
                            <a:ahLst/>
                            <a:cxnLst>
                              <a:cxn ang="0">
                                <a:pos x="T0" y="T1"/>
                              </a:cxn>
                              <a:cxn ang="0">
                                <a:pos x="T2" y="T3"/>
                              </a:cxn>
                              <a:cxn ang="0">
                                <a:pos x="T4" y="T5"/>
                              </a:cxn>
                            </a:cxnLst>
                            <a:rect l="0" t="0" r="r" b="b"/>
                            <a:pathLst>
                              <a:path w="21686" h="43200" fill="none" extrusionOk="0">
                                <a:moveTo>
                                  <a:pt x="21600" y="43200"/>
                                </a:moveTo>
                                <a:cubicBezTo>
                                  <a:pt x="9670" y="43200"/>
                                  <a:pt x="0" y="33529"/>
                                  <a:pt x="0" y="21600"/>
                                </a:cubicBezTo>
                                <a:cubicBezTo>
                                  <a:pt x="0" y="9670"/>
                                  <a:pt x="9670" y="0"/>
                                  <a:pt x="21600" y="0"/>
                                </a:cubicBezTo>
                                <a:cubicBezTo>
                                  <a:pt x="21628" y="-1"/>
                                  <a:pt x="21657" y="0"/>
                                  <a:pt x="21685" y="0"/>
                                </a:cubicBezTo>
                              </a:path>
                              <a:path w="21686" h="43200" stroke="0" extrusionOk="0">
                                <a:moveTo>
                                  <a:pt x="21600" y="43200"/>
                                </a:moveTo>
                                <a:cubicBezTo>
                                  <a:pt x="9670" y="43200"/>
                                  <a:pt x="0" y="33529"/>
                                  <a:pt x="0" y="21600"/>
                                </a:cubicBezTo>
                                <a:cubicBezTo>
                                  <a:pt x="0" y="9670"/>
                                  <a:pt x="9670" y="0"/>
                                  <a:pt x="21600" y="0"/>
                                </a:cubicBezTo>
                                <a:cubicBezTo>
                                  <a:pt x="21628" y="-1"/>
                                  <a:pt x="21657" y="0"/>
                                  <a:pt x="21685" y="0"/>
                                </a:cubicBezTo>
                                <a:lnTo>
                                  <a:pt x="21600" y="21600"/>
                                </a:lnTo>
                                <a:close/>
                              </a:path>
                            </a:pathLst>
                          </a:custGeom>
                          <a:noFill/>
                          <a:ln w="9525">
                            <a:solidFill>
                              <a:schemeClr val="bg1">
                                <a:lumMod val="6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7149"/>
                        <wps:cNvSpPr>
                          <a:spLocks/>
                        </wps:cNvSpPr>
                        <wps:spPr bwMode="auto">
                          <a:xfrm flipH="1" flipV="1">
                            <a:off x="2244090" y="358140"/>
                            <a:ext cx="946150" cy="1885950"/>
                          </a:xfrm>
                          <a:custGeom>
                            <a:avLst/>
                            <a:gdLst>
                              <a:gd name="G0" fmla="+- 21600 0 0"/>
                              <a:gd name="G1" fmla="+- 21600 0 0"/>
                              <a:gd name="G2" fmla="+- 21600 0 0"/>
                              <a:gd name="T0" fmla="*/ 21600 w 21686"/>
                              <a:gd name="T1" fmla="*/ 43200 h 43200"/>
                              <a:gd name="T2" fmla="*/ 21686 w 21686"/>
                              <a:gd name="T3" fmla="*/ 0 h 43200"/>
                              <a:gd name="T4" fmla="*/ 21600 w 21686"/>
                              <a:gd name="T5" fmla="*/ 21600 h 43200"/>
                            </a:gdLst>
                            <a:ahLst/>
                            <a:cxnLst>
                              <a:cxn ang="0">
                                <a:pos x="T0" y="T1"/>
                              </a:cxn>
                              <a:cxn ang="0">
                                <a:pos x="T2" y="T3"/>
                              </a:cxn>
                              <a:cxn ang="0">
                                <a:pos x="T4" y="T5"/>
                              </a:cxn>
                            </a:cxnLst>
                            <a:rect l="0" t="0" r="r" b="b"/>
                            <a:pathLst>
                              <a:path w="21686" h="43200" fill="none" extrusionOk="0">
                                <a:moveTo>
                                  <a:pt x="21600" y="43200"/>
                                </a:moveTo>
                                <a:cubicBezTo>
                                  <a:pt x="9670" y="43200"/>
                                  <a:pt x="0" y="33529"/>
                                  <a:pt x="0" y="21600"/>
                                </a:cubicBezTo>
                                <a:cubicBezTo>
                                  <a:pt x="0" y="9670"/>
                                  <a:pt x="9670" y="0"/>
                                  <a:pt x="21600" y="0"/>
                                </a:cubicBezTo>
                                <a:cubicBezTo>
                                  <a:pt x="21628" y="-1"/>
                                  <a:pt x="21657" y="0"/>
                                  <a:pt x="21685" y="0"/>
                                </a:cubicBezTo>
                              </a:path>
                              <a:path w="21686" h="43200" stroke="0" extrusionOk="0">
                                <a:moveTo>
                                  <a:pt x="21600" y="43200"/>
                                </a:moveTo>
                                <a:cubicBezTo>
                                  <a:pt x="9670" y="43200"/>
                                  <a:pt x="0" y="33529"/>
                                  <a:pt x="0" y="21600"/>
                                </a:cubicBezTo>
                                <a:cubicBezTo>
                                  <a:pt x="0" y="9670"/>
                                  <a:pt x="9670" y="0"/>
                                  <a:pt x="21600" y="0"/>
                                </a:cubicBezTo>
                                <a:cubicBezTo>
                                  <a:pt x="21628" y="-1"/>
                                  <a:pt x="21657" y="0"/>
                                  <a:pt x="21685" y="0"/>
                                </a:cubicBezTo>
                                <a:lnTo>
                                  <a:pt x="21600" y="21600"/>
                                </a:lnTo>
                                <a:close/>
                              </a:path>
                            </a:pathLst>
                          </a:custGeom>
                          <a:noFill/>
                          <a:ln w="9525">
                            <a:solidFill>
                              <a:schemeClr val="bg1">
                                <a:lumMod val="6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rc 7150"/>
                        <wps:cNvSpPr>
                          <a:spLocks/>
                        </wps:cNvSpPr>
                        <wps:spPr bwMode="auto">
                          <a:xfrm flipH="1" flipV="1">
                            <a:off x="2244090" y="321945"/>
                            <a:ext cx="946150" cy="1885950"/>
                          </a:xfrm>
                          <a:custGeom>
                            <a:avLst/>
                            <a:gdLst>
                              <a:gd name="G0" fmla="+- 21600 0 0"/>
                              <a:gd name="G1" fmla="+- 21600 0 0"/>
                              <a:gd name="G2" fmla="+- 21600 0 0"/>
                              <a:gd name="T0" fmla="*/ 21600 w 21686"/>
                              <a:gd name="T1" fmla="*/ 43200 h 43200"/>
                              <a:gd name="T2" fmla="*/ 21686 w 21686"/>
                              <a:gd name="T3" fmla="*/ 0 h 43200"/>
                              <a:gd name="T4" fmla="*/ 21600 w 21686"/>
                              <a:gd name="T5" fmla="*/ 21600 h 43200"/>
                            </a:gdLst>
                            <a:ahLst/>
                            <a:cxnLst>
                              <a:cxn ang="0">
                                <a:pos x="T0" y="T1"/>
                              </a:cxn>
                              <a:cxn ang="0">
                                <a:pos x="T2" y="T3"/>
                              </a:cxn>
                              <a:cxn ang="0">
                                <a:pos x="T4" y="T5"/>
                              </a:cxn>
                            </a:cxnLst>
                            <a:rect l="0" t="0" r="r" b="b"/>
                            <a:pathLst>
                              <a:path w="21686" h="43200" fill="none" extrusionOk="0">
                                <a:moveTo>
                                  <a:pt x="21600" y="43200"/>
                                </a:moveTo>
                                <a:cubicBezTo>
                                  <a:pt x="9670" y="43200"/>
                                  <a:pt x="0" y="33529"/>
                                  <a:pt x="0" y="21600"/>
                                </a:cubicBezTo>
                                <a:cubicBezTo>
                                  <a:pt x="0" y="9670"/>
                                  <a:pt x="9670" y="0"/>
                                  <a:pt x="21600" y="0"/>
                                </a:cubicBezTo>
                                <a:cubicBezTo>
                                  <a:pt x="21628" y="-1"/>
                                  <a:pt x="21657" y="0"/>
                                  <a:pt x="21685" y="0"/>
                                </a:cubicBezTo>
                              </a:path>
                              <a:path w="21686" h="43200" stroke="0" extrusionOk="0">
                                <a:moveTo>
                                  <a:pt x="21600" y="43200"/>
                                </a:moveTo>
                                <a:cubicBezTo>
                                  <a:pt x="9670" y="43200"/>
                                  <a:pt x="0" y="33529"/>
                                  <a:pt x="0" y="21600"/>
                                </a:cubicBezTo>
                                <a:cubicBezTo>
                                  <a:pt x="0" y="9670"/>
                                  <a:pt x="9670" y="0"/>
                                  <a:pt x="21600" y="0"/>
                                </a:cubicBezTo>
                                <a:cubicBezTo>
                                  <a:pt x="21628" y="-1"/>
                                  <a:pt x="21657" y="0"/>
                                  <a:pt x="21685" y="0"/>
                                </a:cubicBezTo>
                                <a:lnTo>
                                  <a:pt x="21600" y="21600"/>
                                </a:lnTo>
                                <a:close/>
                              </a:path>
                            </a:pathLst>
                          </a:custGeom>
                          <a:noFill/>
                          <a:ln w="9525">
                            <a:solidFill>
                              <a:schemeClr val="bg1">
                                <a:lumMod val="6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rc 7151"/>
                        <wps:cNvSpPr>
                          <a:spLocks/>
                        </wps:cNvSpPr>
                        <wps:spPr bwMode="auto">
                          <a:xfrm flipH="1" flipV="1">
                            <a:off x="2244090" y="285750"/>
                            <a:ext cx="946150" cy="1885950"/>
                          </a:xfrm>
                          <a:custGeom>
                            <a:avLst/>
                            <a:gdLst>
                              <a:gd name="G0" fmla="+- 21600 0 0"/>
                              <a:gd name="G1" fmla="+- 21600 0 0"/>
                              <a:gd name="G2" fmla="+- 21600 0 0"/>
                              <a:gd name="T0" fmla="*/ 21600 w 21686"/>
                              <a:gd name="T1" fmla="*/ 43200 h 43200"/>
                              <a:gd name="T2" fmla="*/ 21686 w 21686"/>
                              <a:gd name="T3" fmla="*/ 0 h 43200"/>
                              <a:gd name="T4" fmla="*/ 21600 w 21686"/>
                              <a:gd name="T5" fmla="*/ 21600 h 43200"/>
                            </a:gdLst>
                            <a:ahLst/>
                            <a:cxnLst>
                              <a:cxn ang="0">
                                <a:pos x="T0" y="T1"/>
                              </a:cxn>
                              <a:cxn ang="0">
                                <a:pos x="T2" y="T3"/>
                              </a:cxn>
                              <a:cxn ang="0">
                                <a:pos x="T4" y="T5"/>
                              </a:cxn>
                            </a:cxnLst>
                            <a:rect l="0" t="0" r="r" b="b"/>
                            <a:pathLst>
                              <a:path w="21686" h="43200" fill="none" extrusionOk="0">
                                <a:moveTo>
                                  <a:pt x="21600" y="43200"/>
                                </a:moveTo>
                                <a:cubicBezTo>
                                  <a:pt x="9670" y="43200"/>
                                  <a:pt x="0" y="33529"/>
                                  <a:pt x="0" y="21600"/>
                                </a:cubicBezTo>
                                <a:cubicBezTo>
                                  <a:pt x="0" y="9670"/>
                                  <a:pt x="9670" y="0"/>
                                  <a:pt x="21600" y="0"/>
                                </a:cubicBezTo>
                                <a:cubicBezTo>
                                  <a:pt x="21628" y="-1"/>
                                  <a:pt x="21657" y="0"/>
                                  <a:pt x="21685" y="0"/>
                                </a:cubicBezTo>
                              </a:path>
                              <a:path w="21686" h="43200" stroke="0" extrusionOk="0">
                                <a:moveTo>
                                  <a:pt x="21600" y="43200"/>
                                </a:moveTo>
                                <a:cubicBezTo>
                                  <a:pt x="9670" y="43200"/>
                                  <a:pt x="0" y="33529"/>
                                  <a:pt x="0" y="21600"/>
                                </a:cubicBezTo>
                                <a:cubicBezTo>
                                  <a:pt x="0" y="9670"/>
                                  <a:pt x="9670" y="0"/>
                                  <a:pt x="21600" y="0"/>
                                </a:cubicBezTo>
                                <a:cubicBezTo>
                                  <a:pt x="21628" y="-1"/>
                                  <a:pt x="21657" y="0"/>
                                  <a:pt x="21685" y="0"/>
                                </a:cubicBezTo>
                                <a:lnTo>
                                  <a:pt x="21600" y="21600"/>
                                </a:lnTo>
                                <a:close/>
                              </a:path>
                            </a:pathLst>
                          </a:custGeom>
                          <a:noFill/>
                          <a:ln w="9525">
                            <a:solidFill>
                              <a:schemeClr val="bg1">
                                <a:lumMod val="65000"/>
                                <a:lumOff val="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rc 7152"/>
                        <wps:cNvSpPr>
                          <a:spLocks/>
                        </wps:cNvSpPr>
                        <wps:spPr bwMode="auto">
                          <a:xfrm flipH="1" flipV="1">
                            <a:off x="2244090" y="249555"/>
                            <a:ext cx="946150" cy="1885950"/>
                          </a:xfrm>
                          <a:custGeom>
                            <a:avLst/>
                            <a:gdLst>
                              <a:gd name="G0" fmla="+- 21600 0 0"/>
                              <a:gd name="G1" fmla="+- 21600 0 0"/>
                              <a:gd name="G2" fmla="+- 21600 0 0"/>
                              <a:gd name="T0" fmla="*/ 21600 w 21686"/>
                              <a:gd name="T1" fmla="*/ 43200 h 43200"/>
                              <a:gd name="T2" fmla="*/ 21686 w 21686"/>
                              <a:gd name="T3" fmla="*/ 0 h 43200"/>
                              <a:gd name="T4" fmla="*/ 21600 w 21686"/>
                              <a:gd name="T5" fmla="*/ 21600 h 43200"/>
                            </a:gdLst>
                            <a:ahLst/>
                            <a:cxnLst>
                              <a:cxn ang="0">
                                <a:pos x="T0" y="T1"/>
                              </a:cxn>
                              <a:cxn ang="0">
                                <a:pos x="T2" y="T3"/>
                              </a:cxn>
                              <a:cxn ang="0">
                                <a:pos x="T4" y="T5"/>
                              </a:cxn>
                            </a:cxnLst>
                            <a:rect l="0" t="0" r="r" b="b"/>
                            <a:pathLst>
                              <a:path w="21686" h="43200" fill="none" extrusionOk="0">
                                <a:moveTo>
                                  <a:pt x="21600" y="43200"/>
                                </a:moveTo>
                                <a:cubicBezTo>
                                  <a:pt x="9670" y="43200"/>
                                  <a:pt x="0" y="33529"/>
                                  <a:pt x="0" y="21600"/>
                                </a:cubicBezTo>
                                <a:cubicBezTo>
                                  <a:pt x="0" y="9670"/>
                                  <a:pt x="9670" y="0"/>
                                  <a:pt x="21600" y="0"/>
                                </a:cubicBezTo>
                                <a:cubicBezTo>
                                  <a:pt x="21628" y="-1"/>
                                  <a:pt x="21657" y="0"/>
                                  <a:pt x="21685" y="0"/>
                                </a:cubicBezTo>
                              </a:path>
                              <a:path w="21686" h="43200" stroke="0" extrusionOk="0">
                                <a:moveTo>
                                  <a:pt x="21600" y="43200"/>
                                </a:moveTo>
                                <a:cubicBezTo>
                                  <a:pt x="9670" y="43200"/>
                                  <a:pt x="0" y="33529"/>
                                  <a:pt x="0" y="21600"/>
                                </a:cubicBezTo>
                                <a:cubicBezTo>
                                  <a:pt x="0" y="9670"/>
                                  <a:pt x="9670" y="0"/>
                                  <a:pt x="21600" y="0"/>
                                </a:cubicBezTo>
                                <a:cubicBezTo>
                                  <a:pt x="21628" y="-1"/>
                                  <a:pt x="21657" y="0"/>
                                  <a:pt x="21685" y="0"/>
                                </a:cubicBezTo>
                                <a:lnTo>
                                  <a:pt x="21600" y="21600"/>
                                </a:lnTo>
                                <a:close/>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7153"/>
                        <wps:cNvCnPr>
                          <a:cxnSpLocks noChangeShapeType="1"/>
                        </wps:cNvCnPr>
                        <wps:spPr bwMode="auto">
                          <a:xfrm flipV="1">
                            <a:off x="2244090" y="398145"/>
                            <a:ext cx="504190" cy="787400"/>
                          </a:xfrm>
                          <a:prstGeom prst="straightConnector1">
                            <a:avLst/>
                          </a:prstGeom>
                          <a:noFill/>
                          <a:ln w="9525">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7" name="Arc 7148"/>
                        <wps:cNvSpPr>
                          <a:spLocks/>
                        </wps:cNvSpPr>
                        <wps:spPr bwMode="auto">
                          <a:xfrm flipH="1" flipV="1">
                            <a:off x="2244090" y="542925"/>
                            <a:ext cx="946150" cy="1885950"/>
                          </a:xfrm>
                          <a:custGeom>
                            <a:avLst/>
                            <a:gdLst>
                              <a:gd name="G0" fmla="+- 21600 0 0"/>
                              <a:gd name="G1" fmla="+- 21600 0 0"/>
                              <a:gd name="G2" fmla="+- 21600 0 0"/>
                              <a:gd name="T0" fmla="*/ 21600 w 21686"/>
                              <a:gd name="T1" fmla="*/ 43200 h 43200"/>
                              <a:gd name="T2" fmla="*/ 21686 w 21686"/>
                              <a:gd name="T3" fmla="*/ 0 h 43200"/>
                              <a:gd name="T4" fmla="*/ 21600 w 21686"/>
                              <a:gd name="T5" fmla="*/ 21600 h 43200"/>
                            </a:gdLst>
                            <a:ahLst/>
                            <a:cxnLst>
                              <a:cxn ang="0">
                                <a:pos x="T0" y="T1"/>
                              </a:cxn>
                              <a:cxn ang="0">
                                <a:pos x="T2" y="T3"/>
                              </a:cxn>
                              <a:cxn ang="0">
                                <a:pos x="T4" y="T5"/>
                              </a:cxn>
                            </a:cxnLst>
                            <a:rect l="0" t="0" r="r" b="b"/>
                            <a:pathLst>
                              <a:path w="21686" h="43200" fill="none" extrusionOk="0">
                                <a:moveTo>
                                  <a:pt x="21600" y="43200"/>
                                </a:moveTo>
                                <a:cubicBezTo>
                                  <a:pt x="9670" y="43200"/>
                                  <a:pt x="0" y="33529"/>
                                  <a:pt x="0" y="21600"/>
                                </a:cubicBezTo>
                                <a:cubicBezTo>
                                  <a:pt x="0" y="9670"/>
                                  <a:pt x="9670" y="0"/>
                                  <a:pt x="21600" y="0"/>
                                </a:cubicBezTo>
                                <a:cubicBezTo>
                                  <a:pt x="21628" y="-1"/>
                                  <a:pt x="21657" y="0"/>
                                  <a:pt x="21685" y="0"/>
                                </a:cubicBezTo>
                              </a:path>
                              <a:path w="21686" h="43200" stroke="0" extrusionOk="0">
                                <a:moveTo>
                                  <a:pt x="21600" y="43200"/>
                                </a:moveTo>
                                <a:cubicBezTo>
                                  <a:pt x="9670" y="43200"/>
                                  <a:pt x="0" y="33529"/>
                                  <a:pt x="0" y="21600"/>
                                </a:cubicBezTo>
                                <a:cubicBezTo>
                                  <a:pt x="0" y="9670"/>
                                  <a:pt x="9670" y="0"/>
                                  <a:pt x="21600" y="0"/>
                                </a:cubicBezTo>
                                <a:cubicBezTo>
                                  <a:pt x="21628" y="-1"/>
                                  <a:pt x="21657" y="0"/>
                                  <a:pt x="21685" y="0"/>
                                </a:cubicBezTo>
                                <a:lnTo>
                                  <a:pt x="21600" y="21600"/>
                                </a:lnTo>
                                <a:close/>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7154"/>
                        <wps:cNvCnPr>
                          <a:cxnSpLocks noChangeShapeType="1"/>
                        </wps:cNvCnPr>
                        <wps:spPr bwMode="auto">
                          <a:xfrm>
                            <a:off x="3188335" y="1267460"/>
                            <a:ext cx="635" cy="14414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 name="AutoShape 7156"/>
                        <wps:cNvCnPr>
                          <a:cxnSpLocks noChangeShapeType="1"/>
                        </wps:cNvCnPr>
                        <wps:spPr bwMode="auto">
                          <a:xfrm flipH="1">
                            <a:off x="3402965" y="868680"/>
                            <a:ext cx="7175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7157"/>
                        <wps:cNvCnPr>
                          <a:cxnSpLocks noChangeShapeType="1"/>
                        </wps:cNvCnPr>
                        <wps:spPr bwMode="auto">
                          <a:xfrm flipH="1" flipV="1">
                            <a:off x="2751455" y="398145"/>
                            <a:ext cx="788035"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7158"/>
                        <wps:cNvCnPr>
                          <a:cxnSpLocks noChangeShapeType="1"/>
                        </wps:cNvCnPr>
                        <wps:spPr bwMode="auto">
                          <a:xfrm flipH="1" flipV="1">
                            <a:off x="2678430" y="506730"/>
                            <a:ext cx="788035"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7159"/>
                        <wps:cNvCnPr>
                          <a:cxnSpLocks noChangeShapeType="1"/>
                        </wps:cNvCnPr>
                        <wps:spPr bwMode="auto">
                          <a:xfrm flipH="1">
                            <a:off x="3474720" y="760095"/>
                            <a:ext cx="71755" cy="107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7160"/>
                        <wps:cNvCnPr>
                          <a:cxnSpLocks noChangeShapeType="1"/>
                        </wps:cNvCnPr>
                        <wps:spPr bwMode="auto">
                          <a:xfrm flipH="1">
                            <a:off x="3329940" y="977265"/>
                            <a:ext cx="71755" cy="10795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 name="Rectangle 7161"/>
                        <wps:cNvSpPr>
                          <a:spLocks noChangeArrowheads="1"/>
                        </wps:cNvSpPr>
                        <wps:spPr bwMode="auto">
                          <a:xfrm>
                            <a:off x="506730" y="108585"/>
                            <a:ext cx="2026920" cy="83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9B508F">
                              <w:r>
                                <w:rPr>
                                  <w:rFonts w:ascii="Times New Roman" w:hAnsi="Times New Roman" w:cs="Times New Roman"/>
                                  <w:sz w:val="20"/>
                                </w:rPr>
                                <w:t>Trajektorie ruchu względem nominalnego środka obrotu (pośrodku) oraz przesuniętego</w:t>
                              </w:r>
                            </w:p>
                            <w:p w:rsidR="001E0B47" w:rsidRDefault="001E0B47" w:rsidP="009B508F">
                              <w:r>
                                <w:rPr>
                                  <w:rFonts w:ascii="Times New Roman" w:hAnsi="Times New Roman" w:cs="Times New Roman"/>
                                  <w:sz w:val="20"/>
                                </w:rPr>
                                <w:t xml:space="preserve"> </w:t>
                              </w:r>
                            </w:p>
                            <w:p w:rsidR="001E0B47" w:rsidRPr="005F25AA" w:rsidRDefault="001E0B47" w:rsidP="009B508F">
                              <w:pPr>
                                <w:pStyle w:val="Tekstnormalny"/>
                                <w:spacing w:line="276" w:lineRule="auto"/>
                                <w:jc w:val="left"/>
                                <w:rPr>
                                  <w:sz w:val="20"/>
                                </w:rPr>
                              </w:pPr>
                            </w:p>
                            <w:p w:rsidR="001E0B47" w:rsidRDefault="001E0B47" w:rsidP="009B508F"/>
                          </w:txbxContent>
                        </wps:txbx>
                        <wps:bodyPr rot="0" vert="horz" wrap="square" lIns="91440" tIns="45720" rIns="91440" bIns="45720" anchor="t" anchorCtr="0" upright="1">
                          <a:noAutofit/>
                        </wps:bodyPr>
                      </wps:wsp>
                      <wps:wsp>
                        <wps:cNvPr id="25" name="Rectangle 7162"/>
                        <wps:cNvSpPr>
                          <a:spLocks noChangeArrowheads="1"/>
                        </wps:cNvSpPr>
                        <wps:spPr bwMode="auto">
                          <a:xfrm>
                            <a:off x="3510915" y="723900"/>
                            <a:ext cx="1990725" cy="83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B47" w:rsidRDefault="001E0B47" w:rsidP="009B508F">
                              <w:r>
                                <w:rPr>
                                  <w:rFonts w:ascii="Times New Roman" w:hAnsi="Times New Roman" w:cs="Times New Roman"/>
                                  <w:sz w:val="20"/>
                                </w:rPr>
                                <w:t xml:space="preserve">Błąd liniowy, przesunięcie między punktem na kończynie dolnej a na </w:t>
                              </w:r>
                              <w:proofErr w:type="spellStart"/>
                              <w:r>
                                <w:rPr>
                                  <w:rFonts w:ascii="Times New Roman" w:hAnsi="Times New Roman" w:cs="Times New Roman"/>
                                  <w:sz w:val="20"/>
                                </w:rPr>
                                <w:t>ortezie</w:t>
                              </w:r>
                              <w:proofErr w:type="spellEnd"/>
                              <w:r>
                                <w:rPr>
                                  <w:rFonts w:ascii="Times New Roman" w:hAnsi="Times New Roman" w:cs="Times New Roman"/>
                                  <w:sz w:val="20"/>
                                </w:rPr>
                                <w:t xml:space="preserve"> pomiarowej</w:t>
                              </w:r>
                            </w:p>
                            <w:p w:rsidR="001E0B47" w:rsidRDefault="001E0B47" w:rsidP="009B508F">
                              <w:r>
                                <w:rPr>
                                  <w:rFonts w:ascii="Times New Roman" w:hAnsi="Times New Roman" w:cs="Times New Roman"/>
                                  <w:sz w:val="20"/>
                                </w:rPr>
                                <w:t xml:space="preserve"> </w:t>
                              </w:r>
                            </w:p>
                            <w:p w:rsidR="001E0B47" w:rsidRPr="005F25AA" w:rsidRDefault="001E0B47" w:rsidP="009B508F">
                              <w:pPr>
                                <w:pStyle w:val="Tekstnormalny"/>
                                <w:spacing w:line="276" w:lineRule="auto"/>
                                <w:jc w:val="left"/>
                                <w:rPr>
                                  <w:sz w:val="20"/>
                                </w:rPr>
                              </w:pPr>
                            </w:p>
                            <w:p w:rsidR="001E0B47" w:rsidRDefault="001E0B47" w:rsidP="009B508F"/>
                          </w:txbxContent>
                        </wps:txbx>
                        <wps:bodyPr rot="0" vert="horz" wrap="square" lIns="91440" tIns="45720" rIns="91440" bIns="45720" anchor="t" anchorCtr="0" upright="1">
                          <a:noAutofit/>
                        </wps:bodyPr>
                      </wps:wsp>
                    </wpc:wpc>
                  </a:graphicData>
                </a:graphic>
              </wp:inline>
            </w:drawing>
          </mc:Choice>
          <mc:Fallback>
            <w:pict>
              <v:group id="Kanwa 7125" o:spid="_x0000_s1373" editas="canvas" style="width:453.6pt;height:199.5pt;mso-position-horizontal-relative:char;mso-position-vertical-relative:line" coordsize="57607,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">
                <v:shape id="_x0000_s1374" type="#_x0000_t75" style="position:absolute;width:57607;height:25336;visibility:visible;mso-wrap-style:square">
                  <v:fill o:detectmouseclick="t"/>
                  <v:path o:connecttype="none"/>
                </v:shape>
                <v:shape id="AutoShape 7142" o:spid="_x0000_s1375" type="#_x0000_t32" style="position:absolute;left:22434;top:11944;width:6;height:2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meOMQAAADaAAAADwAAAGRycy9kb3ducmV2LnhtbESPQWvCQBSE70L/w/IK3sxGpSLRVUpV&#10;Gkou2hQ8PrOvSWj2bchuY/rvu4LgcZiZb5j1djCN6KlztWUF0ygGQVxYXXOpIP88TJYgnEfW2Fgm&#10;BX/kYLt5Gq0x0fbKR+pPvhQBwi5BBZX3bSKlKyoy6CLbEgfv23YGfZBdKXWH1wA3jZzF8UIarDks&#10;VNjSW0XFz+nXKOBLv2vS7OMl+5oX73Hup5f9+aDU+Hl4XYHwNPhH+N5OtYIZ3K6EG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Z44xAAAANoAAAAPAAAAAAAAAAAA&#10;AAAAAKECAABkcnMvZG93bnJldi54bWxQSwUGAAAAAAQABAD5AAAAkgMAAAAA&#10;" strokecolor="#a5a5a5 [2092]">
                  <v:stroke startarrow="block" endarrow="block"/>
                </v:shape>
                <v:shape id="Arc 7127" o:spid="_x0000_s1376" style="position:absolute;left:22440;top:3981;width:9462;height:18859;flip:x y;visibility:visible;mso-wrap-style:square;v-text-anchor:top" coordsize="21686,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9n8cIA&#10;AADaAAAADwAAAGRycy9kb3ducmV2LnhtbESPUWvCQBCE3wv9D8cKfSl6aQWr0UsorYFCn0z9AUtu&#10;TYK5vZjbavz3nlDo4zAz3zCbfHSdOtMQWs8GXmYJKOLK25ZrA/ufYroEFQTZYueZDFwpQJ49Pmww&#10;tf7COzqXUqsI4ZCigUakT7UOVUMOw8z3xNE7+MGhRDnU2g54iXDX6dckWWiHLceFBnv6aKg6lr8u&#10;Uq76e0ULXRTJ20mk7fHzeXsy5mkyvq9BCY3yH/5rf1kDc7hfiTdAZ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72fxwgAAANoAAAAPAAAAAAAAAAAAAAAAAJgCAABkcnMvZG93&#10;bnJldi54bWxQSwUGAAAAAAQABAD1AAAAhwMAAAAA&#10;" path="m21600,43200nfc9670,43200,,33529,,21600,,9670,9670,,21600,v28,-1,57,,85,em21600,43200nsc9670,43200,,33529,,21600,,9670,9670,,21600,v28,-1,57,,85,l21600,21600r,21600xe" filled="f">
                  <v:stroke dashstyle="1 1"/>
                  <v:path arrowok="t" o:extrusionok="f" o:connecttype="custom" o:connectlocs="942398,1885950;946150,0;942398,942975" o:connectangles="0,0,0"/>
                </v:shape>
                <v:oval id="Oval 7128" o:spid="_x0000_s1377" style="position:absolute;left:22078;top:13036;width:718;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NJMMA&#10;AADaAAAADwAAAGRycy9kb3ducmV2LnhtbESPUUvDQBCE3wX/w7GCb/bSIlJjr6UKLSoEag19XnJr&#10;LpjbC7ltGvvre4Lg4zAz3zCL1ehbNVAfm8AGppMMFHEVbMO1gfJzczcHFQXZYhuYDPxQhNXy+mqB&#10;uQ0n/qBhL7VKEI45GnAiXa51rBx5jJPQESfvK/QeJcm+1rbHU4L7Vs+y7EF7bDgtOOzoxVH1vT96&#10;A9n7uWQppHw8DG/zYndw27Z4Nub2Zlw/gRIa5T/81361Bu7h90q6AXp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NNJMMAAADaAAAADwAAAAAAAAAAAAAAAACYAgAAZHJzL2Rv&#10;d25yZXYueG1sUEsFBgAAAAAEAAQA9QAAAIgDAAAAAA==&#10;" fillcolor="black [3213]" stroked="f"/>
                <v:shape id="AutoShape 7133" o:spid="_x0000_s1378" type="#_x0000_t32" style="position:absolute;left:22466;top:5048;width:4369;height:82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BeJcIAAADaAAAADwAAAGRycy9kb3ducmV2LnhtbESPQYvCMBSE78L+h/AWvMiaKlikaxQR&#10;hAVPqyIeH82zrTYvNcna9t9vBMHjMDPfMItVZ2rxIOcrywom4wQEcW51xYWC42H7NQfhA7LG2jIp&#10;6MnDavkxWGCmbcu/9NiHQkQI+wwVlCE0mZQ+L8mgH9uGOHoX6wyGKF0htcM2wk0tp0mSSoMVx4US&#10;G9qUlN/2f0aB69NTb3aj+zxsJtfdWc/a9NgoNfzs1t8gAnXhHX61f7SCGTyvx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xBeJcIAAADaAAAADwAAAAAAAAAAAAAA&#10;AAChAgAAZHJzL2Rvd25yZXYueG1sUEsFBgAAAAAEAAQA+QAAAJADAAAAAA==&#10;" strokecolor="black [3213]">
                  <v:stroke dashstyle="1 1"/>
                </v:shape>
                <v:rect id="Rectangle 7140" o:spid="_x0000_s1379" style="position:absolute;left:7600;top:11220;width:15564;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v:textbox>
                    <w:txbxContent>
                      <w:p w:rsidR="001E0B47" w:rsidRDefault="001E0B47" w:rsidP="009B508F">
                        <w:r>
                          <w:rPr>
                            <w:rFonts w:ascii="Times New Roman" w:hAnsi="Times New Roman" w:cs="Times New Roman"/>
                            <w:sz w:val="20"/>
                          </w:rPr>
                          <w:t>Nominalny środek obrotu oraz zakres niepewności</w:t>
                        </w:r>
                      </w:p>
                      <w:p w:rsidR="001E0B47" w:rsidRDefault="001E0B47" w:rsidP="009B508F">
                        <w:r>
                          <w:rPr>
                            <w:rFonts w:ascii="Times New Roman" w:hAnsi="Times New Roman" w:cs="Times New Roman"/>
                            <w:sz w:val="20"/>
                          </w:rPr>
                          <w:t xml:space="preserve"> </w:t>
                        </w:r>
                      </w:p>
                      <w:p w:rsidR="001E0B47" w:rsidRPr="005F25AA" w:rsidRDefault="001E0B47" w:rsidP="009B508F">
                        <w:pPr>
                          <w:pStyle w:val="Tekstnormalny"/>
                          <w:spacing w:line="276" w:lineRule="auto"/>
                          <w:jc w:val="left"/>
                          <w:rPr>
                            <w:sz w:val="20"/>
                          </w:rPr>
                        </w:pPr>
                      </w:p>
                      <w:p w:rsidR="001E0B47" w:rsidRDefault="001E0B47" w:rsidP="009B508F"/>
                    </w:txbxContent>
                  </v:textbox>
                </v:rect>
                <v:shape id="AutoShape 7143" o:spid="_x0000_s1380" type="#_x0000_t32" style="position:absolute;left:22078;top:11944;width: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kN7r8AAADaAAAADwAAAGRycy9kb3ducmV2LnhtbESPwQrCMBBE74L/EFbwIpqqoFKNIoIg&#10;ige1F29Ls7bFZlOaqPXvjSB4HGbmDbNYNaYUT6pdYVnBcBCBIE6tLjhTkFy2/RkI55E1lpZJwZsc&#10;rJbt1gJjbV98oufZZyJA2MWoIPe+iqV0aU4G3cBWxMG72dqgD7LOpK7xFeCmlKMomkiDBYeFHCva&#10;5JTezw+jwIyKKDlYeTylt2syxffjvh/3lOp2mvUchKfG/8O/9k4rmML3SrgB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kN7r8AAADaAAAADwAAAAAAAAAAAAAAAACh&#10;AgAAZHJzL2Rvd25yZXYueG1sUEsFBgAAAAAEAAQA+QAAAI0DAAAAAA==&#10;" strokecolor="red"/>
                <v:shape id="AutoShape 7144" o:spid="_x0000_s1381" type="#_x0000_t32" style="position:absolute;left:22078;top:14833;width: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aZnL0AAADaAAAADwAAAGRycy9kb3ducmV2LnhtbERPvQrCMBDeBd8hnOAimqqgUo0igiCK&#10;g7WL29GcbbG5lCZqfXszCI4f3/9q05pKvKhxpWUF41EEgjizuuRcQXrdDxcgnEfWWFkmBR9ysFl3&#10;OyuMtX3zhV6Jz0UIYRejgsL7OpbSZQUZdCNbEwfubhuDPsAml7rBdwg3lZxE0UwaLDk0FFjTrqDs&#10;kTyNAjMpo/Rk5fmS3W/pHD/Px3E6UKrfa7dLEJ5a/xf/3AetIGwNV8IN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pGmZy9AAAA2gAAAA8AAAAAAAAAAAAAAAAAoQIA&#10;AGRycy9kb3ducmV2LnhtbFBLBQYAAAAABAAEAPkAAACLAwAAAAA=&#10;" strokecolor="red"/>
                <v:shape id="Arc 7145" o:spid="_x0000_s1382" style="position:absolute;left:22440;top:4343;width:9462;height:18859;flip:x y;visibility:visible;mso-wrap-style:square;v-text-anchor:top" coordsize="21686,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VscUA&#10;AADaAAAADwAAAGRycy9kb3ducmV2LnhtbESPQWvCQBSE74X+h+UVems2FSomdZUQaLClCKa99PbI&#10;PpOY7NuQXTX+e7cgeBxm5htmuZ5ML040utaygtcoBkFcWd1yreD35+NlAcJ5ZI29ZVJwIQfr1ePD&#10;ElNtz7yjU+lrESDsUlTQeD+kUrqqIYMusgNx8PZ2NOiDHGupRzwHuOnlLI7n0mDLYaHBgfKGqq48&#10;GgVF9t1Nb9Z12W57ORRJ/vm1Wfwp9fw0Ze8gPE3+Hr61N1pBAv9Xwg2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JWxxQAAANoAAAAPAAAAAAAAAAAAAAAAAJgCAABkcnMv&#10;ZG93bnJldi54bWxQSwUGAAAAAAQABAD1AAAAigMAAAAA&#10;" path="m21600,43200nfc9670,43200,,33529,,21600,,9670,9670,,21600,v28,-1,57,,85,em21600,43200nsc9670,43200,,33529,,21600,,9670,9670,,21600,v28,-1,57,,85,l21600,21600r,21600xe" filled="f" strokecolor="#a5a5a5 [2092]">
                  <v:stroke dashstyle="1 1"/>
                  <v:path arrowok="t" o:extrusionok="f" o:connecttype="custom" o:connectlocs="942398,1885950;946150,0;942398,942975" o:connectangles="0,0,0"/>
                </v:shape>
                <v:shape id="Arc 7146" o:spid="_x0000_s1383" style="position:absolute;left:22440;top:4705;width:9462;height:18859;flip:x y;visibility:visible;mso-wrap-style:square;v-text-anchor:top" coordsize="21686,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wcUA&#10;AADbAAAADwAAAGRycy9kb3ducmV2LnhtbESPT2vCQBDF70K/wzKF3nRToaKpqwSholIE/1x6G7LT&#10;JE12NmRXjd/eORS8zfDevPeb+bJ3jbpSFyrPBt5HCSji3NuKCwPn09dwCipEZIuNZzJwpwDLxctg&#10;jqn1Nz7Q9RgLJSEcUjRQxtimWoe8JIdh5Fti0X595zDK2hXadniTcNfocZJMtMOKpaHEllYl5fXx&#10;4gyss++6//Chzg77+996ttruNtMfY95e++wTVKQ+Ps3/1xsr+EIvv8gA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OXBxQAAANsAAAAPAAAAAAAAAAAAAAAAAJgCAABkcnMv&#10;ZG93bnJldi54bWxQSwUGAAAAAAQABAD1AAAAigMAAAAA&#10;" path="m21600,43200nfc9670,43200,,33529,,21600,,9670,9670,,21600,v28,-1,57,,85,em21600,43200nsc9670,43200,,33529,,21600,,9670,9670,,21600,v28,-1,57,,85,l21600,21600r,21600xe" filled="f" strokecolor="#a5a5a5 [2092]">
                  <v:stroke dashstyle="1 1"/>
                  <v:path arrowok="t" o:extrusionok="f" o:connecttype="custom" o:connectlocs="942398,1885950;946150,0;942398,942975" o:connectangles="0,0,0"/>
                </v:shape>
                <v:shape id="Arc 7147" o:spid="_x0000_s1384" style="position:absolute;left:22440;top:5067;width:9462;height:18859;flip:x y;visibility:visible;mso-wrap-style:square;v-text-anchor:top" coordsize="21686,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RAWsIA&#10;AADbAAAADwAAAGRycy9kb3ducmV2LnhtbERPTYvCMBC9C/sfwix401RBcatRirCisgh2vXgbmrHt&#10;tpmUJmr992ZB8DaP9zmLVWdqcaPWlZYVjIYRCOLM6pJzBaff78EMhPPIGmvLpOBBDlbLj94CY23v&#10;fKRb6nMRQtjFqKDwvomldFlBBt3QNsSBu9jWoA+wzaVu8R7CTS3HUTSVBksODQU2tC4oq9KrUbBJ&#10;fqpuYl2VHA+Pv83Xerffzs5K9T+7ZA7CU+ff4pd7q8P8Efz/Eg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EBawgAAANsAAAAPAAAAAAAAAAAAAAAAAJgCAABkcnMvZG93&#10;bnJldi54bWxQSwUGAAAAAAQABAD1AAAAhwMAAAAA&#10;" path="m21600,43200nfc9670,43200,,33529,,21600,,9670,9670,,21600,v28,-1,57,,85,em21600,43200nsc9670,43200,,33529,,21600,,9670,9670,,21600,v28,-1,57,,85,l21600,21600r,21600xe" filled="f" strokecolor="#a5a5a5 [2092]">
                  <v:stroke dashstyle="1 1"/>
                  <v:path arrowok="t" o:extrusionok="f" o:connecttype="custom" o:connectlocs="942398,1885950;946150,0;942398,942975" o:connectangles="0,0,0"/>
                </v:shape>
                <v:shape id="Arc 7149" o:spid="_x0000_s1385" style="position:absolute;left:22440;top:3581;width:9462;height:18859;flip:x y;visibility:visible;mso-wrap-style:square;v-text-anchor:top" coordsize="21686,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beLcIA&#10;AADbAAAADwAAAGRycy9kb3ducmV2LnhtbERPTYvCMBC9C/sfwix403QFRatRirCisghWL96GZmy7&#10;bSalyWr992ZB8DaP9zmLVWdqcaPWlZYVfA0jEMSZ1SXnCs6n78EUhPPIGmvLpOBBDlbLj94CY23v&#10;fKRb6nMRQtjFqKDwvomldFlBBt3QNsSBu9rWoA+wzaVu8R7CTS1HUTSRBksODQU2tC4oq9I/o2CT&#10;/FTd2LoqOR4ev5vZerffTi9K9T+7ZA7CU+ff4pd7q8P8Efz/Eg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t4twgAAANsAAAAPAAAAAAAAAAAAAAAAAJgCAABkcnMvZG93&#10;bnJldi54bWxQSwUGAAAAAAQABAD1AAAAhwMAAAAA&#10;" path="m21600,43200nfc9670,43200,,33529,,21600,,9670,9670,,21600,v28,-1,57,,85,em21600,43200nsc9670,43200,,33529,,21600,,9670,9670,,21600,v28,-1,57,,85,l21600,21600r,21600xe" filled="f" strokecolor="#a5a5a5 [2092]">
                  <v:stroke dashstyle="1 1"/>
                  <v:path arrowok="t" o:extrusionok="f" o:connecttype="custom" o:connectlocs="942398,1885950;946150,0;942398,942975" o:connectangles="0,0,0"/>
                </v:shape>
                <v:shape id="Arc 7150" o:spid="_x0000_s1386" style="position:absolute;left:22440;top:3219;width:9462;height:18859;flip:x y;visibility:visible;mso-wrap-style:square;v-text-anchor:top" coordsize="21686,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p7tsIA&#10;AADbAAAADwAAAGRycy9kb3ducmV2LnhtbERPTYvCMBC9C/sfwix403RXFK1GKYKisizoevE2NGNb&#10;20xKE7X+e7MgeJvH+5zZojWVuFHjCssKvvoRCOLU6oIzBce/VW8MwnlkjZVlUvAgB4v5R2eGsbZ3&#10;3tPt4DMRQtjFqCD3vo6ldGlOBl3f1sSBO9vGoA+wyaRu8B7CTSW/o2gkDRYcGnKsaZlTWh6uRsE6&#10;+SnboXVlsv99XNaT5Xa3GZ+U6n62yRSEp9a/xS/3Rof5A/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nu2wgAAANsAAAAPAAAAAAAAAAAAAAAAAJgCAABkcnMvZG93&#10;bnJldi54bWxQSwUGAAAAAAQABAD1AAAAhwMAAAAA&#10;" path="m21600,43200nfc9670,43200,,33529,,21600,,9670,9670,,21600,v28,-1,57,,85,em21600,43200nsc9670,43200,,33529,,21600,,9670,9670,,21600,v28,-1,57,,85,l21600,21600r,21600xe" filled="f" strokecolor="#a5a5a5 [2092]">
                  <v:stroke dashstyle="1 1"/>
                  <v:path arrowok="t" o:extrusionok="f" o:connecttype="custom" o:connectlocs="942398,1885950;946150,0;942398,942975" o:connectangles="0,0,0"/>
                </v:shape>
                <v:shape id="Arc 7151" o:spid="_x0000_s1387" style="position:absolute;left:22440;top:2857;width:9462;height:18860;flip:x y;visibility:visible;mso-wrap-style:square;v-text-anchor:top" coordsize="21686,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jwsIA&#10;AADbAAAADwAAAGRycy9kb3ducmV2LnhtbERPTYvCMBC9C/sfwix403QXFa1GKYKisizoevE2NGNb&#10;20xKE7X+e7MgeJvH+5zZojWVuFHjCssKvvoRCOLU6oIzBce/VW8MwnlkjZVlUvAgB4v5R2eGsbZ3&#10;3tPt4DMRQtjFqCD3vo6ldGlOBl3f1sSBO9vGoA+wyaRu8B7CTSW/o2gkDRYcGnKsaZlTWh6uRsE6&#10;+SnboXVlsv99XNaT5Xa3GZ+U6n62yRSEp9a/xS/3Rof5A/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0+PCwgAAANsAAAAPAAAAAAAAAAAAAAAAAJgCAABkcnMvZG93&#10;bnJldi54bWxQSwUGAAAAAAQABAD1AAAAhwMAAAAA&#10;" path="m21600,43200nfc9670,43200,,33529,,21600,,9670,9670,,21600,v28,-1,57,,85,em21600,43200nsc9670,43200,,33529,,21600,,9670,9670,,21600,v28,-1,57,,85,l21600,21600r,21600xe" filled="f" strokecolor="#a5a5a5 [2092]">
                  <v:stroke dashstyle="1 1"/>
                  <v:path arrowok="t" o:extrusionok="f" o:connecttype="custom" o:connectlocs="942398,1885950;946150,0;942398,942975" o:connectangles="0,0,0"/>
                </v:shape>
                <v:shape id="Arc 7152" o:spid="_x0000_s1388" style="position:absolute;left:22440;top:2495;width:9462;height:18860;flip:x y;visibility:visible;mso-wrap-style:square;v-text-anchor:top" coordsize="21686,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Hwr4A&#10;AADbAAAADwAAAGRycy9kb3ducmV2LnhtbERPS4vCMBC+C/6HMMLeNFVY0a5RRBC8LD4PHodmbMo2&#10;k9LMavffbwTB23x8z1msOl+rO7WxCmxgPMpAERfBVlwauJy3wxmoKMgW68Bk4I8irJb93gJzGx58&#10;pPtJSpVCOOZowIk0udaxcOQxjkJDnLhbaD1Kgm2pbYuPFO5rPcmyqfZYcWpw2NDGUfFz+vUG9M0d&#10;xte5rufyHcP+bK8S4s6Yj0G3/gIl1Mlb/HLvbJr/Cc9f0gF6+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h8K+AAAA2wAAAA8AAAAAAAAAAAAAAAAAmAIAAGRycy9kb3ducmV2&#10;LnhtbFBLBQYAAAAABAAEAPUAAACDAwAAAAA=&#10;" path="m21600,43200nfc9670,43200,,33529,,21600,,9670,9670,,21600,v28,-1,57,,85,em21600,43200nsc9670,43200,,33529,,21600,,9670,9670,,21600,v28,-1,57,,85,l21600,21600r,21600xe" filled="f" strokecolor="red">
                  <v:path arrowok="t" o:extrusionok="f" o:connecttype="custom" o:connectlocs="942398,1885950;946150,0;942398,942975" o:connectangles="0,0,0"/>
                </v:shape>
                <v:shape id="AutoShape 7153" o:spid="_x0000_s1389" type="#_x0000_t32" style="position:absolute;left:22440;top:3981;width:5042;height:7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Vx8UAAADbAAAADwAAAGRycy9kb3ducmV2LnhtbESPQWsCMRCF74X+hzAFL6UmLmjbdbMi&#10;BUHwpC20x2Ez7i5uJtsk6uqvN0Khtxnem/e9KRaD7cSJfGgda5iMFQjiypmWaw1fn6uXNxAhIhvs&#10;HJOGCwVYlI8PBebGnXlLp12sRQrhkKOGJsY+lzJUDVkMY9cTJ23vvMWYVl9L4/Gcwm0nM6Vm0mLL&#10;idBgTx8NVYfd0Sbu/id68zydqKX83mbv2eZXXV+1Hj0NyzmISEP8N/9dr02qP4P7L2kA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GVx8UAAADbAAAADwAAAAAAAAAA&#10;AAAAAAChAgAAZHJzL2Rvd25yZXYueG1sUEsFBgAAAAAEAAQA+QAAAJMDAAAAAA==&#10;" strokecolor="red">
                  <v:stroke dashstyle="1 1"/>
                </v:shape>
                <v:shape id="Arc 7148" o:spid="_x0000_s1390" style="position:absolute;left:22440;top:5429;width:9462;height:18859;flip:x y;visibility:visible;mso-wrap-style:square;v-text-anchor:top" coordsize="21686,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68Lr4A&#10;AADbAAAADwAAAGRycy9kb3ducmV2LnhtbERPS4vCMBC+C/6HMMLeNNXDql2jiCB4WXwePA7N2JRt&#10;JqWZ1e6/3wiCt/n4nrNYdb5Wd2pjFdjAeJSBIi6Crbg0cDlvhzNQUZAt1oHJwB9FWC37vQXmNjz4&#10;SPeTlCqFcMzRgBNpcq1j4chjHIWGOHG30HqUBNtS2xYfKdzXepJln9pjxanBYUMbR8XP6dcb0Dd3&#10;GF/nup7Ldwz7s71KiDtjPgbd+guUUCdv8cu9s2n+FJ6/pAP08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vC6+AAAA2wAAAA8AAAAAAAAAAAAAAAAAmAIAAGRycy9kb3ducmV2&#10;LnhtbFBLBQYAAAAABAAEAPUAAACDAwAAAAA=&#10;" path="m21600,43200nfc9670,43200,,33529,,21600,,9670,9670,,21600,v28,-1,57,,85,em21600,43200nsc9670,43200,,33529,,21600,,9670,9670,,21600,v28,-1,57,,85,l21600,21600r,21600xe" filled="f" strokecolor="red">
                  <v:path arrowok="t" o:extrusionok="f" o:connecttype="custom" o:connectlocs="942398,1885950;946150,0;942398,942975" o:connectangles="0,0,0"/>
                </v:shape>
                <v:shape id="AutoShape 7154" o:spid="_x0000_s1391" type="#_x0000_t32" style="position:absolute;left:31883;top:12674;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Y4ZcMAAADbAAAADwAAAGRycy9kb3ducmV2LnhtbESPQYvCQAyF78L+hyELexGdqqBLdZRl&#10;QVgUD9Ze9hY6sS12MqUzav335iB4S3gv731ZbXrXqBt1ofZsYDJOQBEX3tZcGshP29E3qBCRLTae&#10;ycCDAmzWH4MVptbf+Ui3LJZKQjikaKCKsU21DkVFDsPYt8SinX3nMMraldp2eJdw1+hpksy1w5ql&#10;ocKWfisqLtnVGXDTOsn3Xh+Oxfk/X+DjetnNhsZ8ffY/S1CR+vg2v67/rOALrPwiA+j1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GOGXDAAAA2wAAAA8AAAAAAAAAAAAA&#10;AAAAoQIAAGRycy9kb3ducmV2LnhtbFBLBQYAAAAABAAEAPkAAACRAwAAAAA=&#10;" strokecolor="red"/>
                <v:shape id="AutoShape 7156" o:spid="_x0000_s1392" type="#_x0000_t32" style="position:absolute;left:34029;top:8686;width:718;height:10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Ty8EAAADbAAAADwAAAGRycy9kb3ducmV2LnhtbERPTYvCMBC9L/gfwgheFk3rYdFqFFlY&#10;EA8Lqz14HJKxLTaTmsTa/febBcHbPN7nrLeDbUVPPjSOFeSzDASxdqbhSkF5+pouQISIbLB1TAp+&#10;KcB2M3pbY2Hcg3+oP8ZKpBAOBSqoY+wKKYOuyWKYuY44cRfnLcYEfSWNx0cKt62cZ9mHtNhwaqix&#10;o8+a9PV4twqaQ/ld9u+36PXikJ99Hk7nVis1GQ+7FYhIQ3yJn+69SfOX8P9LOk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N5PLwQAAANsAAAAPAAAAAAAAAAAAAAAA&#10;AKECAABkcnMvZG93bnJldi54bWxQSwUGAAAAAAQABAD5AAAAjwMAAAAA&#10;"/>
                <v:shape id="AutoShape 7157" o:spid="_x0000_s1393" type="#_x0000_t32" style="position:absolute;left:27514;top:3981;width:7880;height:50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irqcAAAADbAAAADwAAAGRycy9kb3ducmV2LnhtbERPTYvCMBC9C/6HMIIXWVMFRbpGKYog&#10;gqhV8Do0s23XZlKaqPXfm4Pg8fG+58vWVOJBjSstKxgNIxDEmdUl5wou583PDITzyBory6TgRQ6W&#10;i25njrG2Tz7RI/W5CCHsYlRQeF/HUrqsIINuaGviwP3ZxqAPsMmlbvAZwk0lx1E0lQZLDg0F1rQq&#10;KLuld6PA7we7yf/pcEhS5nVy3F1vyeqqVL/XJr8gPLX+K/64t1rBOKwPX8IPkI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oq6nAAAAA2wAAAA8AAAAAAAAAAAAAAAAA&#10;oQIAAGRycy9kb3ducmV2LnhtbFBLBQYAAAAABAAEAPkAAACOAwAAAAA=&#10;"/>
                <v:shape id="AutoShape 7158" o:spid="_x0000_s1394" type="#_x0000_t32" style="position:absolute;left:26784;top:5067;width:7880;height:50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QOMsMAAADbAAAADwAAAGRycy9kb3ducmV2LnhtbESPQYvCMBSE74L/ITzBi2iqsItUoxRl&#10;QQRxrYLXR/Nsq81LabJa//1GEDwOM/MNM1+2phJ3alxpWcF4FIEgzqwuOVdwOv4MpyCcR9ZYWSYF&#10;T3KwXHQ7c4y1ffCB7qnPRYCwi1FB4X0dS+myggy6ka2Jg3exjUEfZJNL3eAjwE0lJ1H0LQ2WHBYK&#10;rGlVUHZL/4wCvxtsv66H/T5JmdfJ7/Z8S1Znpfq9NpmB8NT6T/jd3mgFkzG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DjLDAAAA2wAAAA8AAAAAAAAAAAAA&#10;AAAAoQIAAGRycy9kb3ducmV2LnhtbFBLBQYAAAAABAAEAPkAAACRAwAAAAA=&#10;"/>
                <v:shape id="AutoShape 7159" o:spid="_x0000_s1395" type="#_x0000_t32" style="position:absolute;left:34747;top:7600;width:717;height:10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jhCsIAAADbAAAADwAAAGRycy9kb3ducmV2LnhtbESPT4vCMBTE74LfITxhb5puQZFqFFcQ&#10;xMviH9g9PppnG2xeShOb+u03Cwt7HGbmN8x6O9hG9NR541jB+ywDQVw6bbhScLsepksQPiBrbByT&#10;ghd52G7GozUW2kU+U38JlUgQ9gUqqENoCyl9WZNFP3MtcfLurrMYkuwqqTuMCW4bmWfZQlo0nBZq&#10;bGlfU/m4PK0CEz9N3x738eP09e11JPOaO6PU22TYrUAEGsJ/+K991AryHH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jhCsIAAADbAAAADwAAAAAAAAAAAAAA&#10;AAChAgAAZHJzL2Rvd25yZXYueG1sUEsFBgAAAAAEAAQA+QAAAJADAAAAAA==&#10;">
                  <v:stroke endarrow="block"/>
                </v:shape>
                <v:shape id="AutoShape 7160" o:spid="_x0000_s1396" type="#_x0000_t32" style="position:absolute;left:33299;top:9772;width:717;height:10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EXw8QAAADbAAAADwAAAGRycy9kb3ducmV2LnhtbESPT2sCMRTE70K/Q3gFb5qtFiurUaQo&#10;LkIP/gVvj80zu+3mZdlE3X57UxB6HGbmN8x03tpK3KjxpWMFb/0EBHHudMlGwWG/6o1B+ICssXJM&#10;Cn7Jw3z20pliqt2dt3TbBSMihH2KCooQ6lRKnxdk0fddTRy9i2sshigbI3WD9wi3lRwkyUhaLDku&#10;FFjTZ0H5z+5qFeCJF6eNXp+P2eXDL415/5LfmVLd13YxARGoDf/hZzvTCgZD+PsSf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8RfDxAAAANsAAAAPAAAAAAAAAAAA&#10;AAAAAKECAABkcnMvZG93bnJldi54bWxQSwUGAAAAAAQABAD5AAAAkgMAAAAA&#10;">
                  <v:stroke startarrow="block"/>
                </v:shape>
                <v:rect id="Rectangle 7161" o:spid="_x0000_s1397" style="position:absolute;left:5067;top:1085;width:20269;height:8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v:textbox>
                    <w:txbxContent>
                      <w:p w:rsidR="001E0B47" w:rsidRDefault="001E0B47" w:rsidP="009B508F">
                        <w:r>
                          <w:rPr>
                            <w:rFonts w:ascii="Times New Roman" w:hAnsi="Times New Roman" w:cs="Times New Roman"/>
                            <w:sz w:val="20"/>
                          </w:rPr>
                          <w:t>Trajektorie ruchu względem nominalnego środka obrotu (pośrodku) oraz przesuniętego</w:t>
                        </w:r>
                      </w:p>
                      <w:p w:rsidR="001E0B47" w:rsidRDefault="001E0B47" w:rsidP="009B508F">
                        <w:r>
                          <w:rPr>
                            <w:rFonts w:ascii="Times New Roman" w:hAnsi="Times New Roman" w:cs="Times New Roman"/>
                            <w:sz w:val="20"/>
                          </w:rPr>
                          <w:t xml:space="preserve"> </w:t>
                        </w:r>
                      </w:p>
                      <w:p w:rsidR="001E0B47" w:rsidRPr="005F25AA" w:rsidRDefault="001E0B47" w:rsidP="009B508F">
                        <w:pPr>
                          <w:pStyle w:val="Tekstnormalny"/>
                          <w:spacing w:line="276" w:lineRule="auto"/>
                          <w:jc w:val="left"/>
                          <w:rPr>
                            <w:sz w:val="20"/>
                          </w:rPr>
                        </w:pPr>
                      </w:p>
                      <w:p w:rsidR="001E0B47" w:rsidRDefault="001E0B47" w:rsidP="009B508F"/>
                    </w:txbxContent>
                  </v:textbox>
                </v:rect>
                <v:rect id="Rectangle 7162" o:spid="_x0000_s1398" style="position:absolute;left:35109;top:7239;width:19907;height:8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1E0B47" w:rsidRDefault="001E0B47" w:rsidP="009B508F">
                        <w:r>
                          <w:rPr>
                            <w:rFonts w:ascii="Times New Roman" w:hAnsi="Times New Roman" w:cs="Times New Roman"/>
                            <w:sz w:val="20"/>
                          </w:rPr>
                          <w:t xml:space="preserve">Błąd liniowy, przesunięcie między punktem na kończynie dolnej a na </w:t>
                        </w:r>
                        <w:proofErr w:type="spellStart"/>
                        <w:r>
                          <w:rPr>
                            <w:rFonts w:ascii="Times New Roman" w:hAnsi="Times New Roman" w:cs="Times New Roman"/>
                            <w:sz w:val="20"/>
                          </w:rPr>
                          <w:t>ortezie</w:t>
                        </w:r>
                        <w:proofErr w:type="spellEnd"/>
                        <w:r>
                          <w:rPr>
                            <w:rFonts w:ascii="Times New Roman" w:hAnsi="Times New Roman" w:cs="Times New Roman"/>
                            <w:sz w:val="20"/>
                          </w:rPr>
                          <w:t xml:space="preserve"> pomiarowej</w:t>
                        </w:r>
                      </w:p>
                      <w:p w:rsidR="001E0B47" w:rsidRDefault="001E0B47" w:rsidP="009B508F">
                        <w:r>
                          <w:rPr>
                            <w:rFonts w:ascii="Times New Roman" w:hAnsi="Times New Roman" w:cs="Times New Roman"/>
                            <w:sz w:val="20"/>
                          </w:rPr>
                          <w:t xml:space="preserve"> </w:t>
                        </w:r>
                      </w:p>
                      <w:p w:rsidR="001E0B47" w:rsidRPr="005F25AA" w:rsidRDefault="001E0B47" w:rsidP="009B508F">
                        <w:pPr>
                          <w:pStyle w:val="Tekstnormalny"/>
                          <w:spacing w:line="276" w:lineRule="auto"/>
                          <w:jc w:val="left"/>
                          <w:rPr>
                            <w:sz w:val="20"/>
                          </w:rPr>
                        </w:pPr>
                      </w:p>
                      <w:p w:rsidR="001E0B47" w:rsidRDefault="001E0B47" w:rsidP="009B508F"/>
                    </w:txbxContent>
                  </v:textbox>
                </v:rect>
                <w10:anchorlock/>
              </v:group>
            </w:pict>
          </mc:Fallback>
        </mc:AlternateContent>
      </w:r>
    </w:p>
    <w:p w:rsidR="008B3C5F" w:rsidRDefault="008B3C5F" w:rsidP="008B3C5F">
      <w:pPr>
        <w:pStyle w:val="Legenda"/>
      </w:pPr>
      <w:r>
        <w:t xml:space="preserve">Rysunek </w:t>
      </w:r>
      <w:r w:rsidR="001E0B47">
        <w:fldChar w:fldCharType="begin"/>
      </w:r>
      <w:r w:rsidR="001E0B47">
        <w:instrText xml:space="preserve"> STYLEREF 1 \s </w:instrText>
      </w:r>
      <w:r w:rsidR="001E0B47">
        <w:fldChar w:fldCharType="separate"/>
      </w:r>
      <w:r w:rsidR="009F0CB6">
        <w:rPr>
          <w:noProof/>
        </w:rPr>
        <w:t>5</w:t>
      </w:r>
      <w:r w:rsidR="001E0B47">
        <w:rPr>
          <w:noProof/>
        </w:rPr>
        <w:fldChar w:fldCharType="end"/>
      </w:r>
      <w:r>
        <w:t>.</w:t>
      </w:r>
      <w:r w:rsidR="001E0B47">
        <w:fldChar w:fldCharType="begin"/>
      </w:r>
      <w:r w:rsidR="001E0B47">
        <w:instrText xml:space="preserve"> SEQ Rysunek \* ARABIC \s 1 </w:instrText>
      </w:r>
      <w:r w:rsidR="001E0B47">
        <w:fldChar w:fldCharType="separate"/>
      </w:r>
      <w:r w:rsidR="009F0CB6">
        <w:rPr>
          <w:noProof/>
        </w:rPr>
        <w:t>71</w:t>
      </w:r>
      <w:r w:rsidR="001E0B47">
        <w:rPr>
          <w:noProof/>
        </w:rPr>
        <w:fldChar w:fldCharType="end"/>
      </w:r>
      <w:r>
        <w:t>– Porównanie trajektorii ruchu względem nominalnego środka obrotu i środka przesuniętego w granicach pionowego pola niepewności.</w:t>
      </w:r>
    </w:p>
    <w:p w:rsidR="00804AC7" w:rsidRDefault="007D01F3" w:rsidP="00905D77">
      <w:pPr>
        <w:pStyle w:val="Tekstnormalny"/>
      </w:pPr>
      <w:r>
        <w:t xml:space="preserve">Wskazane wcześniej niepewności </w:t>
      </w:r>
      <w:proofErr w:type="spellStart"/>
      <w:r>
        <w:t>ortezy</w:t>
      </w:r>
      <w:proofErr w:type="spellEnd"/>
      <w:r>
        <w:t xml:space="preserve"> pomiarowej</w:t>
      </w:r>
      <w:r w:rsidR="00215545">
        <w:t>,</w:t>
      </w:r>
      <w:r>
        <w:t xml:space="preserve"> wynikające głównie z nieliniowości przetworników pomiarowych oraz dokładności wykonania i montażu części urządzenia</w:t>
      </w:r>
      <w:r w:rsidR="00215545">
        <w:t>,</w:t>
      </w:r>
      <w:r>
        <w:t xml:space="preserve"> zostały rozwinięte o niepewności liniowe i kątowe przytroczenia urządzenia do człowieka.</w:t>
      </w:r>
      <w:r w:rsidR="00F56AA9">
        <w:t xml:space="preserve"> </w:t>
      </w:r>
      <w:r w:rsidR="00804AC7">
        <w:t>W ten sposób uzyskano wartości niepewności położenia liniowego i orientacji kątowej wszystkich trzech osi urządzenia</w:t>
      </w:r>
      <w:r w:rsidR="00047620">
        <w:t xml:space="preserve"> względem środka stawu biodrowego</w:t>
      </w:r>
      <w:r w:rsidR="00804AC7">
        <w:t>, a także niepewność pomiaru obrotu względem każdej osi.</w:t>
      </w:r>
    </w:p>
    <w:p w:rsidR="00AC4A21" w:rsidRDefault="00AC4A21" w:rsidP="00AC4A21">
      <w:pPr>
        <w:pStyle w:val="Legenda"/>
        <w:keepNext/>
        <w:spacing w:after="0"/>
        <w:jc w:val="left"/>
      </w:pPr>
      <w:r>
        <w:t xml:space="preserve">Tabela </w:t>
      </w:r>
      <w:r w:rsidR="001E0B47">
        <w:fldChar w:fldCharType="begin"/>
      </w:r>
      <w:r w:rsidR="001E0B47">
        <w:instrText xml:space="preserve"> STYLEREF 1 \s </w:instrText>
      </w:r>
      <w:r w:rsidR="001E0B47">
        <w:fldChar w:fldCharType="separate"/>
      </w:r>
      <w:r>
        <w:rPr>
          <w:noProof/>
        </w:rPr>
        <w:t>5</w:t>
      </w:r>
      <w:r w:rsidR="001E0B47">
        <w:rPr>
          <w:noProof/>
        </w:rPr>
        <w:fldChar w:fldCharType="end"/>
      </w:r>
      <w:r>
        <w:t>.</w:t>
      </w:r>
      <w:r w:rsidR="001E0B47">
        <w:fldChar w:fldCharType="begin"/>
      </w:r>
      <w:r w:rsidR="001E0B47">
        <w:instrText xml:space="preserve"> SEQ Tabela \* ARABIC \s 1 </w:instrText>
      </w:r>
      <w:r w:rsidR="001E0B47">
        <w:fldChar w:fldCharType="separate"/>
      </w:r>
      <w:r w:rsidR="00F23FBF">
        <w:rPr>
          <w:noProof/>
        </w:rPr>
        <w:t>29</w:t>
      </w:r>
      <w:r w:rsidR="001E0B47">
        <w:rPr>
          <w:noProof/>
        </w:rPr>
        <w:fldChar w:fldCharType="end"/>
      </w:r>
      <w:r>
        <w:t xml:space="preserve"> – Niepewności liniowe i kątowe znajomości pozycji i orientacji </w:t>
      </w:r>
      <w:r w:rsidR="006367F7">
        <w:t>osi</w:t>
      </w:r>
      <w:r>
        <w:t>.</w:t>
      </w:r>
    </w:p>
    <w:tbl>
      <w:tblPr>
        <w:tblStyle w:val="Tabela-Siatka"/>
        <w:tblW w:w="5000" w:type="pct"/>
        <w:tblLayout w:type="fixed"/>
        <w:tblLook w:val="04A0" w:firstRow="1" w:lastRow="0" w:firstColumn="1" w:lastColumn="0" w:noHBand="0" w:noVBand="1"/>
      </w:tblPr>
      <w:tblGrid>
        <w:gridCol w:w="449"/>
        <w:gridCol w:w="3203"/>
        <w:gridCol w:w="938"/>
        <w:gridCol w:w="938"/>
        <w:gridCol w:w="942"/>
        <w:gridCol w:w="938"/>
        <w:gridCol w:w="938"/>
        <w:gridCol w:w="942"/>
      </w:tblGrid>
      <w:tr w:rsidR="00AC4A21" w:rsidRPr="00A72E1E" w:rsidTr="00B97339">
        <w:trPr>
          <w:trHeight w:val="300"/>
        </w:trPr>
        <w:tc>
          <w:tcPr>
            <w:tcW w:w="242" w:type="pct"/>
            <w:vMerge w:val="restart"/>
            <w:noWrap/>
            <w:vAlign w:val="center"/>
            <w:hideMark/>
          </w:tcPr>
          <w:p w:rsidR="00AC4A21" w:rsidRPr="00A72E1E" w:rsidRDefault="00AC4A21" w:rsidP="00995310">
            <w:pPr>
              <w:pStyle w:val="Tekstnormalny"/>
              <w:spacing w:line="240" w:lineRule="auto"/>
              <w:jc w:val="center"/>
              <w:rPr>
                <w:sz w:val="22"/>
                <w:szCs w:val="22"/>
              </w:rPr>
            </w:pPr>
            <w:r w:rsidRPr="00A72E1E">
              <w:rPr>
                <w:sz w:val="22"/>
                <w:szCs w:val="22"/>
              </w:rPr>
              <w:t>Nr</w:t>
            </w:r>
          </w:p>
        </w:tc>
        <w:tc>
          <w:tcPr>
            <w:tcW w:w="1724" w:type="pct"/>
            <w:vMerge w:val="restart"/>
            <w:noWrap/>
            <w:vAlign w:val="center"/>
            <w:hideMark/>
          </w:tcPr>
          <w:p w:rsidR="00AC4A21" w:rsidRPr="00A72E1E" w:rsidRDefault="00AC4A21" w:rsidP="00B97339">
            <w:pPr>
              <w:pStyle w:val="Tekstnormalny"/>
              <w:spacing w:line="240" w:lineRule="auto"/>
              <w:jc w:val="center"/>
              <w:rPr>
                <w:sz w:val="22"/>
                <w:szCs w:val="22"/>
              </w:rPr>
            </w:pPr>
            <w:r w:rsidRPr="00A72E1E">
              <w:rPr>
                <w:sz w:val="22"/>
                <w:szCs w:val="22"/>
              </w:rPr>
              <w:t xml:space="preserve">Nazwa </w:t>
            </w:r>
            <w:r w:rsidR="00B97339">
              <w:rPr>
                <w:sz w:val="22"/>
                <w:szCs w:val="22"/>
              </w:rPr>
              <w:t>osi</w:t>
            </w:r>
          </w:p>
        </w:tc>
        <w:tc>
          <w:tcPr>
            <w:tcW w:w="1517" w:type="pct"/>
            <w:gridSpan w:val="3"/>
            <w:vAlign w:val="center"/>
          </w:tcPr>
          <w:p w:rsidR="00AC4A21" w:rsidRPr="00A72E1E" w:rsidRDefault="00AC4A21" w:rsidP="00995310">
            <w:pPr>
              <w:pStyle w:val="Tekstnormalny"/>
              <w:spacing w:line="240" w:lineRule="auto"/>
              <w:jc w:val="center"/>
              <w:rPr>
                <w:sz w:val="22"/>
                <w:szCs w:val="22"/>
              </w:rPr>
            </w:pPr>
            <w:r>
              <w:rPr>
                <w:sz w:val="22"/>
                <w:szCs w:val="22"/>
              </w:rPr>
              <w:t>± Niepewność liniowa [mm]</w:t>
            </w:r>
          </w:p>
        </w:tc>
        <w:tc>
          <w:tcPr>
            <w:tcW w:w="1517" w:type="pct"/>
            <w:gridSpan w:val="3"/>
            <w:vAlign w:val="center"/>
          </w:tcPr>
          <w:p w:rsidR="00AC4A21" w:rsidRPr="00A72E1E" w:rsidRDefault="00AC4A21" w:rsidP="00995310">
            <w:pPr>
              <w:pStyle w:val="Tekstnormalny"/>
              <w:spacing w:line="240" w:lineRule="auto"/>
              <w:jc w:val="center"/>
              <w:rPr>
                <w:sz w:val="22"/>
                <w:szCs w:val="22"/>
              </w:rPr>
            </w:pPr>
            <w:r>
              <w:rPr>
                <w:sz w:val="22"/>
                <w:szCs w:val="22"/>
              </w:rPr>
              <w:t>± Niepewność kątowa [</w:t>
            </w:r>
            <w:r>
              <w:rPr>
                <w:sz w:val="22"/>
                <w:szCs w:val="22"/>
                <w:vertAlign w:val="superscript"/>
              </w:rPr>
              <w:t>o</w:t>
            </w:r>
            <w:r>
              <w:rPr>
                <w:sz w:val="22"/>
                <w:szCs w:val="22"/>
              </w:rPr>
              <w:t>]</w:t>
            </w:r>
          </w:p>
        </w:tc>
      </w:tr>
      <w:tr w:rsidR="00AC4A21" w:rsidRPr="00A72E1E" w:rsidTr="00FA0128">
        <w:trPr>
          <w:trHeight w:val="300"/>
        </w:trPr>
        <w:tc>
          <w:tcPr>
            <w:tcW w:w="242" w:type="pct"/>
            <w:vMerge/>
            <w:noWrap/>
            <w:hideMark/>
          </w:tcPr>
          <w:p w:rsidR="00AC4A21" w:rsidRPr="00A72E1E" w:rsidRDefault="00AC4A21" w:rsidP="00995310">
            <w:pPr>
              <w:pStyle w:val="Tekstnormalny"/>
              <w:spacing w:line="240" w:lineRule="auto"/>
              <w:rPr>
                <w:sz w:val="22"/>
                <w:szCs w:val="22"/>
              </w:rPr>
            </w:pPr>
          </w:p>
        </w:tc>
        <w:tc>
          <w:tcPr>
            <w:tcW w:w="1724" w:type="pct"/>
            <w:vMerge/>
            <w:noWrap/>
            <w:hideMark/>
          </w:tcPr>
          <w:p w:rsidR="00AC4A21" w:rsidRPr="00A72E1E" w:rsidRDefault="00AC4A21" w:rsidP="00995310">
            <w:pPr>
              <w:pStyle w:val="Tekstnormalny"/>
              <w:spacing w:line="240" w:lineRule="auto"/>
              <w:rPr>
                <w:sz w:val="22"/>
                <w:szCs w:val="22"/>
              </w:rPr>
            </w:pPr>
          </w:p>
        </w:tc>
        <w:tc>
          <w:tcPr>
            <w:tcW w:w="505" w:type="pct"/>
            <w:vAlign w:val="center"/>
          </w:tcPr>
          <w:p w:rsidR="00AC4A21" w:rsidRPr="00A72E1E" w:rsidRDefault="00AC4A21" w:rsidP="00995310">
            <w:pPr>
              <w:pStyle w:val="Tekstnormalny"/>
              <w:spacing w:line="240" w:lineRule="auto"/>
              <w:jc w:val="center"/>
              <w:rPr>
                <w:sz w:val="22"/>
                <w:szCs w:val="22"/>
              </w:rPr>
            </w:pPr>
            <w:r>
              <w:rPr>
                <w:sz w:val="22"/>
                <w:szCs w:val="22"/>
              </w:rPr>
              <w:t>x</w:t>
            </w:r>
          </w:p>
        </w:tc>
        <w:tc>
          <w:tcPr>
            <w:tcW w:w="505" w:type="pct"/>
            <w:vAlign w:val="center"/>
          </w:tcPr>
          <w:p w:rsidR="00AC4A21" w:rsidRPr="00A72E1E" w:rsidRDefault="00AC4A21" w:rsidP="00995310">
            <w:pPr>
              <w:pStyle w:val="Tekstnormalny"/>
              <w:spacing w:line="240" w:lineRule="auto"/>
              <w:jc w:val="center"/>
              <w:rPr>
                <w:sz w:val="22"/>
                <w:szCs w:val="22"/>
              </w:rPr>
            </w:pPr>
            <w:r>
              <w:rPr>
                <w:sz w:val="22"/>
                <w:szCs w:val="22"/>
              </w:rPr>
              <w:t>y</w:t>
            </w:r>
          </w:p>
        </w:tc>
        <w:tc>
          <w:tcPr>
            <w:tcW w:w="507" w:type="pct"/>
            <w:vAlign w:val="center"/>
          </w:tcPr>
          <w:p w:rsidR="00AC4A21" w:rsidRPr="00A72E1E" w:rsidRDefault="00AC4A21" w:rsidP="00995310">
            <w:pPr>
              <w:pStyle w:val="Tekstnormalny"/>
              <w:spacing w:line="240" w:lineRule="auto"/>
              <w:jc w:val="center"/>
              <w:rPr>
                <w:sz w:val="22"/>
                <w:szCs w:val="22"/>
              </w:rPr>
            </w:pPr>
            <w:r>
              <w:rPr>
                <w:sz w:val="22"/>
                <w:szCs w:val="22"/>
              </w:rPr>
              <w:t>z</w:t>
            </w:r>
          </w:p>
        </w:tc>
        <w:tc>
          <w:tcPr>
            <w:tcW w:w="505" w:type="pct"/>
            <w:vAlign w:val="center"/>
          </w:tcPr>
          <w:p w:rsidR="00AC4A21" w:rsidRPr="00A72E1E" w:rsidRDefault="001E0B47" w:rsidP="00995310">
            <w:pPr>
              <w:jc w:val="center"/>
              <w:rPr>
                <w:color w:val="808080" w:themeColor="background1" w:themeShade="80"/>
                <w:sz w:val="24"/>
              </w:rP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x</m:t>
                    </m:r>
                  </m:sub>
                </m:sSub>
              </m:oMath>
            </m:oMathPara>
          </w:p>
        </w:tc>
        <w:tc>
          <w:tcPr>
            <w:tcW w:w="505" w:type="pct"/>
            <w:vAlign w:val="center"/>
          </w:tcPr>
          <w:p w:rsidR="00AC4A21" w:rsidRPr="00A72E1E" w:rsidRDefault="001E0B47" w:rsidP="00995310">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y</m:t>
                    </m:r>
                  </m:sub>
                </m:sSub>
              </m:oMath>
            </m:oMathPara>
          </w:p>
        </w:tc>
        <w:tc>
          <w:tcPr>
            <w:tcW w:w="507" w:type="pct"/>
            <w:vAlign w:val="center"/>
          </w:tcPr>
          <w:p w:rsidR="00AC4A21" w:rsidRPr="00A72E1E" w:rsidRDefault="001E0B47" w:rsidP="00995310">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z</m:t>
                    </m:r>
                  </m:sub>
                </m:sSub>
              </m:oMath>
            </m:oMathPara>
          </w:p>
        </w:tc>
      </w:tr>
      <w:tr w:rsidR="00FA0128" w:rsidRPr="00A72E1E" w:rsidTr="00FA0128">
        <w:trPr>
          <w:trHeight w:val="300"/>
        </w:trPr>
        <w:tc>
          <w:tcPr>
            <w:tcW w:w="242" w:type="pct"/>
            <w:noWrap/>
            <w:vAlign w:val="center"/>
            <w:hideMark/>
          </w:tcPr>
          <w:p w:rsidR="00FA0128" w:rsidRPr="00A72E1E" w:rsidRDefault="00FA0128" w:rsidP="00995310">
            <w:pPr>
              <w:pStyle w:val="Tekstnormalny"/>
              <w:spacing w:line="240" w:lineRule="auto"/>
              <w:jc w:val="center"/>
              <w:rPr>
                <w:sz w:val="22"/>
                <w:szCs w:val="22"/>
              </w:rPr>
            </w:pPr>
            <w:r w:rsidRPr="00A72E1E">
              <w:rPr>
                <w:sz w:val="22"/>
                <w:szCs w:val="22"/>
              </w:rPr>
              <w:t>1</w:t>
            </w:r>
          </w:p>
        </w:tc>
        <w:tc>
          <w:tcPr>
            <w:tcW w:w="1724" w:type="pct"/>
            <w:noWrap/>
            <w:vAlign w:val="center"/>
            <w:hideMark/>
          </w:tcPr>
          <w:p w:rsidR="00FA0128" w:rsidRPr="00A72E1E" w:rsidRDefault="00FA0128" w:rsidP="00995310">
            <w:pPr>
              <w:pStyle w:val="Tekstnormalny"/>
              <w:spacing w:line="240" w:lineRule="auto"/>
              <w:jc w:val="left"/>
              <w:rPr>
                <w:sz w:val="22"/>
                <w:szCs w:val="22"/>
              </w:rPr>
            </w:pPr>
            <w:r>
              <w:rPr>
                <w:sz w:val="22"/>
                <w:szCs w:val="22"/>
              </w:rPr>
              <w:t xml:space="preserve">Oś </w:t>
            </w:r>
            <w:proofErr w:type="spellStart"/>
            <w:r>
              <w:rPr>
                <w:sz w:val="22"/>
                <w:szCs w:val="22"/>
              </w:rPr>
              <w:t>przywodzenia</w:t>
            </w:r>
            <w:proofErr w:type="spellEnd"/>
            <w:r>
              <w:rPr>
                <w:sz w:val="22"/>
                <w:szCs w:val="22"/>
              </w:rPr>
              <w:t>/odwodzenia Y</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5</w:t>
            </w:r>
            <w:r>
              <w:rPr>
                <w:sz w:val="22"/>
                <w:szCs w:val="22"/>
              </w:rPr>
              <w:t>,</w:t>
            </w:r>
            <w:r w:rsidRPr="00FA0128">
              <w:rPr>
                <w:sz w:val="22"/>
                <w:szCs w:val="22"/>
              </w:rPr>
              <w:t>12</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5</w:t>
            </w:r>
            <w:r>
              <w:rPr>
                <w:sz w:val="22"/>
                <w:szCs w:val="22"/>
              </w:rPr>
              <w:t>,</w:t>
            </w:r>
            <w:r w:rsidRPr="00FA0128">
              <w:rPr>
                <w:sz w:val="22"/>
                <w:szCs w:val="22"/>
              </w:rPr>
              <w:t>55</w:t>
            </w:r>
          </w:p>
        </w:tc>
        <w:tc>
          <w:tcPr>
            <w:tcW w:w="507"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5</w:t>
            </w:r>
            <w:r>
              <w:rPr>
                <w:sz w:val="22"/>
                <w:szCs w:val="22"/>
              </w:rPr>
              <w:t>,</w:t>
            </w:r>
            <w:r w:rsidRPr="00FA0128">
              <w:rPr>
                <w:sz w:val="22"/>
                <w:szCs w:val="22"/>
              </w:rPr>
              <w:t>77</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4</w:t>
            </w:r>
            <w:r>
              <w:rPr>
                <w:sz w:val="22"/>
                <w:szCs w:val="22"/>
              </w:rPr>
              <w:t>,</w:t>
            </w:r>
            <w:r w:rsidRPr="00FA0128">
              <w:rPr>
                <w:sz w:val="22"/>
                <w:szCs w:val="22"/>
              </w:rPr>
              <w:t>17</w:t>
            </w:r>
          </w:p>
        </w:tc>
        <w:tc>
          <w:tcPr>
            <w:tcW w:w="505" w:type="pct"/>
            <w:vAlign w:val="bottom"/>
          </w:tcPr>
          <w:p w:rsidR="00FA0128" w:rsidRPr="009A3100" w:rsidRDefault="00280350" w:rsidP="00280350">
            <w:pPr>
              <w:pStyle w:val="Tekstnormalny"/>
              <w:spacing w:line="240" w:lineRule="auto"/>
              <w:jc w:val="center"/>
              <w:rPr>
                <w:sz w:val="22"/>
                <w:szCs w:val="22"/>
              </w:rPr>
            </w:pPr>
            <w:r>
              <w:rPr>
                <w:sz w:val="22"/>
                <w:szCs w:val="22"/>
              </w:rPr>
              <w:t>1</w:t>
            </w:r>
            <w:r w:rsidR="00FA0128">
              <w:rPr>
                <w:sz w:val="22"/>
                <w:szCs w:val="22"/>
              </w:rPr>
              <w:t>,</w:t>
            </w:r>
            <w:r>
              <w:rPr>
                <w:sz w:val="22"/>
                <w:szCs w:val="22"/>
              </w:rPr>
              <w:t>7</w:t>
            </w:r>
            <w:r w:rsidR="009A3100">
              <w:rPr>
                <w:sz w:val="22"/>
                <w:szCs w:val="22"/>
                <w:vertAlign w:val="superscript"/>
              </w:rPr>
              <w:t>1</w:t>
            </w:r>
          </w:p>
        </w:tc>
        <w:tc>
          <w:tcPr>
            <w:tcW w:w="507"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2</w:t>
            </w:r>
            <w:r>
              <w:rPr>
                <w:sz w:val="22"/>
                <w:szCs w:val="22"/>
              </w:rPr>
              <w:t>,</w:t>
            </w:r>
            <w:r w:rsidRPr="00FA0128">
              <w:rPr>
                <w:sz w:val="22"/>
                <w:szCs w:val="22"/>
              </w:rPr>
              <w:t>17</w:t>
            </w:r>
          </w:p>
        </w:tc>
      </w:tr>
      <w:tr w:rsidR="00FA0128" w:rsidRPr="00A72E1E" w:rsidTr="00FA0128">
        <w:trPr>
          <w:trHeight w:val="300"/>
        </w:trPr>
        <w:tc>
          <w:tcPr>
            <w:tcW w:w="242" w:type="pct"/>
            <w:noWrap/>
            <w:vAlign w:val="center"/>
            <w:hideMark/>
          </w:tcPr>
          <w:p w:rsidR="00FA0128" w:rsidRPr="00A72E1E" w:rsidRDefault="00FA0128" w:rsidP="00995310">
            <w:pPr>
              <w:pStyle w:val="Tekstnormalny"/>
              <w:spacing w:line="240" w:lineRule="auto"/>
              <w:jc w:val="center"/>
              <w:rPr>
                <w:sz w:val="22"/>
                <w:szCs w:val="22"/>
              </w:rPr>
            </w:pPr>
            <w:r w:rsidRPr="00A72E1E">
              <w:rPr>
                <w:sz w:val="22"/>
                <w:szCs w:val="22"/>
              </w:rPr>
              <w:t>2</w:t>
            </w:r>
          </w:p>
        </w:tc>
        <w:tc>
          <w:tcPr>
            <w:tcW w:w="1724" w:type="pct"/>
            <w:noWrap/>
            <w:vAlign w:val="center"/>
            <w:hideMark/>
          </w:tcPr>
          <w:p w:rsidR="00FA0128" w:rsidRPr="00A72E1E" w:rsidRDefault="00FA0128" w:rsidP="00995310">
            <w:pPr>
              <w:pStyle w:val="Tekstnormalny"/>
              <w:spacing w:line="240" w:lineRule="auto"/>
              <w:jc w:val="left"/>
              <w:rPr>
                <w:sz w:val="22"/>
                <w:szCs w:val="22"/>
              </w:rPr>
            </w:pPr>
            <w:r>
              <w:rPr>
                <w:sz w:val="22"/>
                <w:szCs w:val="22"/>
              </w:rPr>
              <w:t>Oś rotacji biodrowej wewnętrznej/zewnętrznej Z</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9</w:t>
            </w:r>
            <w:r>
              <w:rPr>
                <w:sz w:val="22"/>
                <w:szCs w:val="22"/>
              </w:rPr>
              <w:t>,</w:t>
            </w:r>
            <w:r w:rsidRPr="00FA0128">
              <w:rPr>
                <w:sz w:val="22"/>
                <w:szCs w:val="22"/>
              </w:rPr>
              <w:t>81</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8</w:t>
            </w:r>
            <w:r>
              <w:rPr>
                <w:sz w:val="22"/>
                <w:szCs w:val="22"/>
              </w:rPr>
              <w:t>,</w:t>
            </w:r>
            <w:r w:rsidRPr="00FA0128">
              <w:rPr>
                <w:sz w:val="22"/>
                <w:szCs w:val="22"/>
              </w:rPr>
              <w:t>46</w:t>
            </w:r>
          </w:p>
        </w:tc>
        <w:tc>
          <w:tcPr>
            <w:tcW w:w="507"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11</w:t>
            </w:r>
            <w:r>
              <w:rPr>
                <w:sz w:val="22"/>
                <w:szCs w:val="22"/>
              </w:rPr>
              <w:t>,</w:t>
            </w:r>
            <w:r w:rsidRPr="00FA0128">
              <w:rPr>
                <w:sz w:val="22"/>
                <w:szCs w:val="22"/>
              </w:rPr>
              <w:t>84</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5</w:t>
            </w:r>
            <w:r>
              <w:rPr>
                <w:sz w:val="22"/>
                <w:szCs w:val="22"/>
              </w:rPr>
              <w:t>,</w:t>
            </w:r>
            <w:r w:rsidRPr="00FA0128">
              <w:rPr>
                <w:sz w:val="22"/>
                <w:szCs w:val="22"/>
              </w:rPr>
              <w:t>36</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3</w:t>
            </w:r>
            <w:r>
              <w:rPr>
                <w:sz w:val="22"/>
                <w:szCs w:val="22"/>
              </w:rPr>
              <w:t>,</w:t>
            </w:r>
            <w:r w:rsidRPr="00FA0128">
              <w:rPr>
                <w:sz w:val="22"/>
                <w:szCs w:val="22"/>
              </w:rPr>
              <w:t>53</w:t>
            </w:r>
          </w:p>
        </w:tc>
        <w:tc>
          <w:tcPr>
            <w:tcW w:w="507" w:type="pct"/>
            <w:vAlign w:val="bottom"/>
          </w:tcPr>
          <w:p w:rsidR="00FA0128" w:rsidRPr="009A3100" w:rsidRDefault="00280350" w:rsidP="00280350">
            <w:pPr>
              <w:pStyle w:val="Tekstnormalny"/>
              <w:spacing w:line="240" w:lineRule="auto"/>
              <w:jc w:val="center"/>
              <w:rPr>
                <w:sz w:val="22"/>
                <w:szCs w:val="22"/>
              </w:rPr>
            </w:pPr>
            <w:r>
              <w:rPr>
                <w:sz w:val="22"/>
                <w:szCs w:val="22"/>
              </w:rPr>
              <w:t>2</w:t>
            </w:r>
            <w:r w:rsidR="00FA0128">
              <w:rPr>
                <w:sz w:val="22"/>
                <w:szCs w:val="22"/>
              </w:rPr>
              <w:t>,</w:t>
            </w:r>
            <w:r>
              <w:rPr>
                <w:sz w:val="22"/>
                <w:szCs w:val="22"/>
              </w:rPr>
              <w:t>1</w:t>
            </w:r>
            <w:r w:rsidR="009A3100">
              <w:rPr>
                <w:sz w:val="22"/>
                <w:szCs w:val="22"/>
                <w:vertAlign w:val="superscript"/>
              </w:rPr>
              <w:t>1</w:t>
            </w:r>
          </w:p>
        </w:tc>
      </w:tr>
      <w:tr w:rsidR="00FA0128" w:rsidRPr="00A72E1E" w:rsidTr="00FA0128">
        <w:trPr>
          <w:trHeight w:val="300"/>
        </w:trPr>
        <w:tc>
          <w:tcPr>
            <w:tcW w:w="242" w:type="pct"/>
            <w:noWrap/>
            <w:vAlign w:val="center"/>
            <w:hideMark/>
          </w:tcPr>
          <w:p w:rsidR="00FA0128" w:rsidRPr="00A72E1E" w:rsidRDefault="00FA0128" w:rsidP="00995310">
            <w:pPr>
              <w:pStyle w:val="Tekstnormalny"/>
              <w:spacing w:line="240" w:lineRule="auto"/>
              <w:jc w:val="center"/>
              <w:rPr>
                <w:sz w:val="22"/>
                <w:szCs w:val="22"/>
              </w:rPr>
            </w:pPr>
            <w:r w:rsidRPr="00A72E1E">
              <w:rPr>
                <w:sz w:val="22"/>
                <w:szCs w:val="22"/>
              </w:rPr>
              <w:t>3</w:t>
            </w:r>
          </w:p>
        </w:tc>
        <w:tc>
          <w:tcPr>
            <w:tcW w:w="1724" w:type="pct"/>
            <w:noWrap/>
            <w:vAlign w:val="center"/>
            <w:hideMark/>
          </w:tcPr>
          <w:p w:rsidR="00FA0128" w:rsidRPr="00A72E1E" w:rsidRDefault="00FA0128" w:rsidP="00AC4A21">
            <w:pPr>
              <w:pStyle w:val="Tekstnormalny"/>
              <w:spacing w:line="240" w:lineRule="auto"/>
              <w:jc w:val="left"/>
              <w:rPr>
                <w:sz w:val="22"/>
                <w:szCs w:val="22"/>
              </w:rPr>
            </w:pPr>
            <w:r>
              <w:rPr>
                <w:sz w:val="22"/>
                <w:szCs w:val="22"/>
              </w:rPr>
              <w:t>Oś prostowania/zginania X</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8</w:t>
            </w:r>
            <w:r>
              <w:rPr>
                <w:sz w:val="22"/>
                <w:szCs w:val="22"/>
              </w:rPr>
              <w:t>,</w:t>
            </w:r>
            <w:r w:rsidRPr="00FA0128">
              <w:rPr>
                <w:sz w:val="22"/>
                <w:szCs w:val="22"/>
              </w:rPr>
              <w:t>08</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8</w:t>
            </w:r>
            <w:r>
              <w:rPr>
                <w:sz w:val="22"/>
                <w:szCs w:val="22"/>
              </w:rPr>
              <w:t>,</w:t>
            </w:r>
            <w:r w:rsidRPr="00FA0128">
              <w:rPr>
                <w:sz w:val="22"/>
                <w:szCs w:val="22"/>
              </w:rPr>
              <w:t>36</w:t>
            </w:r>
          </w:p>
        </w:tc>
        <w:tc>
          <w:tcPr>
            <w:tcW w:w="507"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12</w:t>
            </w:r>
            <w:r>
              <w:rPr>
                <w:sz w:val="22"/>
                <w:szCs w:val="22"/>
              </w:rPr>
              <w:t>,</w:t>
            </w:r>
            <w:r w:rsidRPr="00FA0128">
              <w:rPr>
                <w:sz w:val="22"/>
                <w:szCs w:val="22"/>
              </w:rPr>
              <w:t>67</w:t>
            </w:r>
          </w:p>
        </w:tc>
        <w:tc>
          <w:tcPr>
            <w:tcW w:w="505" w:type="pct"/>
            <w:vAlign w:val="bottom"/>
          </w:tcPr>
          <w:p w:rsidR="00FA0128" w:rsidRPr="009A3100" w:rsidRDefault="00280350" w:rsidP="00280350">
            <w:pPr>
              <w:pStyle w:val="Tekstnormalny"/>
              <w:spacing w:line="240" w:lineRule="auto"/>
              <w:jc w:val="center"/>
              <w:rPr>
                <w:sz w:val="22"/>
                <w:szCs w:val="22"/>
              </w:rPr>
            </w:pPr>
            <w:r>
              <w:rPr>
                <w:sz w:val="22"/>
                <w:szCs w:val="22"/>
              </w:rPr>
              <w:t>2</w:t>
            </w:r>
            <w:r w:rsidR="00FA0128">
              <w:rPr>
                <w:sz w:val="22"/>
                <w:szCs w:val="22"/>
              </w:rPr>
              <w:t>,</w:t>
            </w:r>
            <w:r>
              <w:rPr>
                <w:sz w:val="22"/>
                <w:szCs w:val="22"/>
              </w:rPr>
              <w:t>0</w:t>
            </w:r>
            <w:r w:rsidR="009A3100">
              <w:rPr>
                <w:sz w:val="22"/>
                <w:szCs w:val="22"/>
                <w:vertAlign w:val="superscript"/>
              </w:rPr>
              <w:t>1</w:t>
            </w:r>
          </w:p>
        </w:tc>
        <w:tc>
          <w:tcPr>
            <w:tcW w:w="505"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5</w:t>
            </w:r>
            <w:r>
              <w:rPr>
                <w:sz w:val="22"/>
                <w:szCs w:val="22"/>
              </w:rPr>
              <w:t>,</w:t>
            </w:r>
            <w:r w:rsidRPr="00FA0128">
              <w:rPr>
                <w:sz w:val="22"/>
                <w:szCs w:val="22"/>
              </w:rPr>
              <w:t>11</w:t>
            </w:r>
          </w:p>
        </w:tc>
        <w:tc>
          <w:tcPr>
            <w:tcW w:w="507" w:type="pct"/>
            <w:vAlign w:val="bottom"/>
          </w:tcPr>
          <w:p w:rsidR="00FA0128" w:rsidRPr="00FA0128" w:rsidRDefault="00FA0128" w:rsidP="00FA0128">
            <w:pPr>
              <w:pStyle w:val="Tekstnormalny"/>
              <w:spacing w:line="240" w:lineRule="auto"/>
              <w:jc w:val="center"/>
              <w:rPr>
                <w:sz w:val="22"/>
                <w:szCs w:val="22"/>
              </w:rPr>
            </w:pPr>
            <w:r w:rsidRPr="00FA0128">
              <w:rPr>
                <w:sz w:val="22"/>
                <w:szCs w:val="22"/>
              </w:rPr>
              <w:t>4</w:t>
            </w:r>
            <w:r>
              <w:rPr>
                <w:sz w:val="22"/>
                <w:szCs w:val="22"/>
              </w:rPr>
              <w:t>,</w:t>
            </w:r>
            <w:r w:rsidRPr="00FA0128">
              <w:rPr>
                <w:sz w:val="22"/>
                <w:szCs w:val="22"/>
              </w:rPr>
              <w:t>42</w:t>
            </w:r>
          </w:p>
        </w:tc>
      </w:tr>
    </w:tbl>
    <w:p w:rsidR="00AC4A21" w:rsidRDefault="00AC4A21" w:rsidP="00905D77">
      <w:pPr>
        <w:pStyle w:val="Tekstnormalny"/>
      </w:pPr>
    </w:p>
    <w:p w:rsidR="00510E8E" w:rsidRPr="00510E8E" w:rsidRDefault="00510E8E" w:rsidP="00905D77">
      <w:pPr>
        <w:pStyle w:val="Tekstnormalny"/>
      </w:pPr>
      <w:r>
        <w:rPr>
          <w:vertAlign w:val="superscript"/>
        </w:rPr>
        <w:t xml:space="preserve">1 </w:t>
      </w:r>
      <w:r>
        <w:t>Niepewnoś</w:t>
      </w:r>
      <w:r w:rsidR="005771B6">
        <w:t>ć pomiaru kąta obrotu mierzona względem osi przetwornika pomiarowego</w:t>
      </w:r>
      <w:r w:rsidR="00DF6B8D">
        <w:t xml:space="preserve"> od skalibrowanej orientacji zerowej</w:t>
      </w:r>
      <w:r w:rsidR="005771B6">
        <w:t>, nie dokładnie w osi wskazanej w tabeli.</w:t>
      </w:r>
    </w:p>
    <w:p w:rsidR="00280350" w:rsidRDefault="00280350" w:rsidP="00905D77">
      <w:pPr>
        <w:pStyle w:val="Tekstnormalny"/>
      </w:pPr>
    </w:p>
    <w:p w:rsidR="00126D7F" w:rsidRDefault="00591437" w:rsidP="00905D77">
      <w:pPr>
        <w:pStyle w:val="Tekstnormalny"/>
      </w:pPr>
      <w:r>
        <w:t xml:space="preserve">W obliczeniach przyjęto </w:t>
      </w:r>
      <w:r w:rsidR="00A92DB7">
        <w:t>długość łącznika udowego równą 175 mm i odległość od środka stawu biodrowego równą</w:t>
      </w:r>
      <w:r w:rsidR="00183047">
        <w:t xml:space="preserve"> 100</w:t>
      </w:r>
      <w:r w:rsidR="00A92DB7">
        <w:t xml:space="preserve"> mm.</w:t>
      </w:r>
    </w:p>
    <w:p w:rsidR="0017737C" w:rsidRDefault="0017737C" w:rsidP="00905D77">
      <w:pPr>
        <w:pStyle w:val="Tekstnormalny"/>
      </w:pPr>
    </w:p>
    <w:p w:rsidR="0017737C" w:rsidRDefault="0017737C" w:rsidP="0017737C">
      <w:pPr>
        <w:pStyle w:val="Tekstnormalny"/>
      </w:pPr>
      <w:r>
        <w:t xml:space="preserve">W przypadku ruchu złożonego w przestrzeni występują niepewności liniowe oraz kątowe w trzech osiach. Prowadzi to do sytuacji, w której wybór najgorszego przypadku nie jest </w:t>
      </w:r>
      <w:r>
        <w:lastRenderedPageBreak/>
        <w:t xml:space="preserve">trywialny. Występują bowiem przypadki, w których składowe liniowe ruchów kątowych mogą być skierowane w przeciwne strony niż błędy liniowe położenia osi, co prowadzi do redukcji błędów. W trakcie tych rozważań nie jest to pożądany przypadek, bowiem poszukiwane są największe wartości niepewności. Z tego powodu zdecydowano się na przeprowadzenie obliczeń dla wybranych kombinacji ekstremalnych błędów liniowych i kątowych w osiach x, y i z dla kątów orientacji </w:t>
      </w:r>
      <w:r w:rsidR="00632389">
        <w:t>zmierzonych przez człony</w:t>
      </w:r>
      <w:r>
        <w:t xml:space="preserve"> </w:t>
      </w:r>
      <w:proofErr w:type="spellStart"/>
      <w:r>
        <w:t>ortezy</w:t>
      </w:r>
      <w:proofErr w:type="spellEnd"/>
      <w:r>
        <w:t xml:space="preserve">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ort</m:t>
            </m:r>
          </m:sub>
        </m:sSub>
      </m:oMath>
      <w:r>
        <w:rPr>
          <w:rFonts w:eastAsiaTheme="minorEastAsia"/>
        </w:rPr>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ort</m:t>
            </m:r>
          </m:sub>
        </m:sSub>
      </m:oMath>
      <w:r>
        <w:rPr>
          <w:rFonts w:eastAsiaTheme="minorEastAsia"/>
        </w:rPr>
        <w:t xml:space="preserve"> i </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rPr>
              <m:t>ort</m:t>
            </m:r>
          </m:sub>
        </m:sSub>
      </m:oMath>
      <w:r>
        <w:rPr>
          <w:rFonts w:eastAsiaTheme="minorEastAsia"/>
        </w:rPr>
        <w:t xml:space="preserve"> w ich pełnym zakresie z rozdzielczością 10</w:t>
      </w:r>
      <w:r>
        <w:rPr>
          <w:rFonts w:eastAsiaTheme="minorEastAsia"/>
          <w:vertAlign w:val="superscript"/>
        </w:rPr>
        <w:t>o</w:t>
      </w:r>
      <w:r>
        <w:rPr>
          <w:rFonts w:eastAsiaTheme="minorEastAsia"/>
        </w:rPr>
        <w:t>.</w:t>
      </w:r>
      <w:r>
        <w:t xml:space="preserve"> </w:t>
      </w:r>
      <w:r w:rsidR="00632389">
        <w:t>Następnie spośród tych przypadków dla każdego punktu wybrano wartość błędu największą co do modułu.</w:t>
      </w:r>
    </w:p>
    <w:p w:rsidR="008373B4" w:rsidRDefault="008373B4" w:rsidP="0017737C">
      <w:pPr>
        <w:pStyle w:val="Tekstnormalny"/>
      </w:pPr>
    </w:p>
    <w:p w:rsidR="005D0BF2" w:rsidRDefault="0017737C" w:rsidP="0017737C">
      <w:pPr>
        <w:pStyle w:val="Tekstnormalny"/>
      </w:pPr>
      <w:r>
        <w:t xml:space="preserve">Ze względu na liczbę możliwych </w:t>
      </w:r>
      <w:r w:rsidR="008373B4">
        <w:t xml:space="preserve">przypadków, nie sprawdzano wszystkich możliwych kombinacji – </w:t>
      </w:r>
      <w:r w:rsidR="00BD7F14">
        <w:t>byłyby bowiem bardzo liczne</w:t>
      </w:r>
      <w:r w:rsidR="008373B4">
        <w:t xml:space="preserve">, gdyż </w:t>
      </w:r>
      <w:r>
        <w:t xml:space="preserve">każda z trzech osi urządzenia ma trzy liniowe stopnie swobody, dwa kątowe (pomijany jest tu obrót w </w:t>
      </w:r>
      <w:r w:rsidR="00BD7F14">
        <w:t xml:space="preserve">mierzonej </w:t>
      </w:r>
      <w:r>
        <w:t xml:space="preserve">osi, uwzględniony jako błąd przetworników pomiarowych) i dwie ekstremalne wartości niepewności dla każdego stopnia swobody. </w:t>
      </w:r>
      <w:r w:rsidR="008373B4">
        <w:t xml:space="preserve">Gdyby sprawdzać każdy możliwy przypadek, konieczne byłoby przeprowadzanie </w:t>
      </w:r>
      <w:r w:rsidR="00C07588">
        <w:t>2</w:t>
      </w:r>
      <w:r w:rsidR="00995310">
        <w:rPr>
          <w:vertAlign w:val="superscript"/>
        </w:rPr>
        <w:t>15</w:t>
      </w:r>
      <w:r w:rsidR="00995310">
        <w:t xml:space="preserve"> = 32768 </w:t>
      </w:r>
      <w:r w:rsidR="008373B4">
        <w:t>obliczeń dla każdego zestawu 3 kątów wejściowych.</w:t>
      </w:r>
      <w:r w:rsidR="00995310">
        <w:t xml:space="preserve"> Dla ograniczenia przypadków rozważono te, w których osie liniowo przesunięte są tak samo, to jest wszystkie trzy ekstremalnie wzdłuż każdej z trzech osi</w:t>
      </w:r>
      <w:del w:id="21" w:author="A" w:date="2021-01-02T19:52:00Z">
        <w:r w:rsidR="00995310" w:rsidDel="00C24B64">
          <w:delText>.</w:delText>
        </w:r>
      </w:del>
      <w:r w:rsidR="00255F2C">
        <w:t xml:space="preserve">, co </w:t>
      </w:r>
      <w:r w:rsidR="00995310">
        <w:t xml:space="preserve"> </w:t>
      </w:r>
      <w:r w:rsidR="00255F2C">
        <w:t>d</w:t>
      </w:r>
      <w:r w:rsidR="00995310">
        <w:t>aje</w:t>
      </w:r>
      <w:del w:id="22" w:author="A" w:date="2021-01-02T19:52:00Z">
        <w:r w:rsidR="00995310" w:rsidDel="00C24B64">
          <w:delText xml:space="preserve"> to</w:delText>
        </w:r>
      </w:del>
      <w:r w:rsidR="00995310">
        <w:t xml:space="preserve"> 8 położeń liniowych</w:t>
      </w:r>
      <w:r w:rsidR="00255F2C">
        <w:t xml:space="preserve">. </w:t>
      </w:r>
      <w:r w:rsidR="00865CCE">
        <w:t>Podobnie postąpiono dla odchyleń kątowych, przyjmując ekstremalne obroty w tych samych kierunkach</w:t>
      </w:r>
      <w:r w:rsidR="00255F2C">
        <w:t xml:space="preserve">, rozważanych jest zatem </w:t>
      </w:r>
      <w:r w:rsidR="002F51DA">
        <w:t>8</w:t>
      </w:r>
      <w:r w:rsidR="00255F2C">
        <w:t xml:space="preserve"> przypadków. Ich iloczyn daje </w:t>
      </w:r>
      <w:r w:rsidR="002F51DA">
        <w:t>64</w:t>
      </w:r>
      <w:r w:rsidR="00255F2C">
        <w:t xml:space="preserve"> przypadk</w:t>
      </w:r>
      <w:r w:rsidR="00E84E00">
        <w:t>i</w:t>
      </w:r>
      <w:r w:rsidR="00255F2C">
        <w:t xml:space="preserve"> rozważan</w:t>
      </w:r>
      <w:r w:rsidR="00E84E00">
        <w:t>e</w:t>
      </w:r>
      <w:r w:rsidR="00255F2C">
        <w:t xml:space="preserve"> dla każdego zestawu 3 kątów wejściowych. </w:t>
      </w:r>
      <w:r w:rsidR="005D0BF2">
        <w:t>Są to niezaprzeczalnie uproszczenia, jednak nie bez uzasadnienia – osie urządzenia nie są swobodne i po jego montażu nie przemieszczają się względem siebie w znaczącym stopniu, nawet podczas justowania.</w:t>
      </w:r>
      <w:r w:rsidR="00722592">
        <w:t xml:space="preserve"> Całe urządzenie jest mocowane na człowieku, co powoduje wspólny ruch liniowy i kątowy wszystkich osi. Najgorsza sytuacja, czyli największe przesunięcia od środka stawu człowieka, nastąpiłyby jeśli kierunki przemieszczeń wynikające z niepewności </w:t>
      </w:r>
      <w:proofErr w:type="spellStart"/>
      <w:r w:rsidR="00722592">
        <w:t>ortezy</w:t>
      </w:r>
      <w:proofErr w:type="spellEnd"/>
      <w:r w:rsidR="00722592">
        <w:t xml:space="preserve"> i błędów jej  przytroczenia do człowieka złożą się w tym </w:t>
      </w:r>
      <w:r w:rsidR="00453956">
        <w:t>samym kierunku, a właśnie taki p</w:t>
      </w:r>
      <w:bookmarkStart w:id="23" w:name="_GoBack"/>
      <w:bookmarkEnd w:id="23"/>
      <w:r w:rsidR="00453956">
        <w:t>rzypadek jest to rozważany.</w:t>
      </w:r>
    </w:p>
    <w:p w:rsidR="00E0632A" w:rsidRDefault="00E0632A" w:rsidP="00E0632A">
      <w:pPr>
        <w:pStyle w:val="Legenda"/>
        <w:keepNext/>
        <w:spacing w:after="0"/>
        <w:jc w:val="left"/>
      </w:pPr>
      <w:r>
        <w:t xml:space="preserve">Tabela </w:t>
      </w:r>
      <w:r w:rsidR="001E0B47">
        <w:fldChar w:fldCharType="begin"/>
      </w:r>
      <w:r w:rsidR="001E0B47">
        <w:instrText xml:space="preserve"> STYLEREF 1 \s </w:instrText>
      </w:r>
      <w:r w:rsidR="001E0B47">
        <w:fldChar w:fldCharType="separate"/>
      </w:r>
      <w:r>
        <w:rPr>
          <w:noProof/>
        </w:rPr>
        <w:t>5</w:t>
      </w:r>
      <w:r w:rsidR="001E0B47">
        <w:rPr>
          <w:noProof/>
        </w:rPr>
        <w:fldChar w:fldCharType="end"/>
      </w:r>
      <w:r>
        <w:t>.</w:t>
      </w:r>
      <w:r w:rsidR="001E0B47">
        <w:fldChar w:fldCharType="begin"/>
      </w:r>
      <w:r w:rsidR="001E0B47">
        <w:instrText xml:space="preserve"> SEQ Tabela \* ARABIC \s 1 </w:instrText>
      </w:r>
      <w:r w:rsidR="001E0B47">
        <w:fldChar w:fldCharType="separate"/>
      </w:r>
      <w:r>
        <w:rPr>
          <w:noProof/>
        </w:rPr>
        <w:t>29</w:t>
      </w:r>
      <w:r w:rsidR="001E0B47">
        <w:rPr>
          <w:noProof/>
        </w:rPr>
        <w:fldChar w:fldCharType="end"/>
      </w:r>
      <w:r>
        <w:t xml:space="preserve"> – Rozważane kombinacje niepewności liniowych i kątowych pozycji i orientacji osi.</w:t>
      </w:r>
    </w:p>
    <w:tbl>
      <w:tblPr>
        <w:tblStyle w:val="Tabela-Siatka"/>
        <w:tblW w:w="0" w:type="auto"/>
        <w:tblLook w:val="04A0" w:firstRow="1" w:lastRow="0" w:firstColumn="1" w:lastColumn="0" w:noHBand="0" w:noVBand="1"/>
      </w:tblPr>
      <w:tblGrid>
        <w:gridCol w:w="827"/>
        <w:gridCol w:w="823"/>
        <w:gridCol w:w="821"/>
        <w:gridCol w:w="821"/>
        <w:gridCol w:w="814"/>
        <w:gridCol w:w="821"/>
        <w:gridCol w:w="805"/>
      </w:tblGrid>
      <w:tr w:rsidR="00E0632A" w:rsidRPr="00A72E1E" w:rsidTr="00077604">
        <w:trPr>
          <w:trHeight w:val="300"/>
        </w:trPr>
        <w:tc>
          <w:tcPr>
            <w:tcW w:w="0" w:type="auto"/>
            <w:vMerge w:val="restart"/>
            <w:noWrap/>
            <w:vAlign w:val="center"/>
            <w:hideMark/>
          </w:tcPr>
          <w:p w:rsidR="00E0632A" w:rsidRPr="00A72E1E" w:rsidRDefault="00E0632A" w:rsidP="00E0632A">
            <w:pPr>
              <w:pStyle w:val="Tekstnormalny"/>
              <w:spacing w:line="240" w:lineRule="auto"/>
              <w:jc w:val="center"/>
              <w:rPr>
                <w:sz w:val="22"/>
                <w:szCs w:val="22"/>
              </w:rPr>
            </w:pPr>
            <w:r w:rsidRPr="00A72E1E">
              <w:rPr>
                <w:sz w:val="22"/>
                <w:szCs w:val="22"/>
              </w:rPr>
              <w:t>N</w:t>
            </w:r>
            <w:r>
              <w:rPr>
                <w:sz w:val="22"/>
                <w:szCs w:val="22"/>
              </w:rPr>
              <w:t>umer</w:t>
            </w:r>
          </w:p>
        </w:tc>
        <w:tc>
          <w:tcPr>
            <w:tcW w:w="0" w:type="auto"/>
            <w:gridSpan w:val="3"/>
            <w:vAlign w:val="center"/>
          </w:tcPr>
          <w:p w:rsidR="00E0632A" w:rsidRPr="00A72E1E" w:rsidRDefault="00E0632A" w:rsidP="00EE2C36">
            <w:pPr>
              <w:pStyle w:val="Tekstnormalny"/>
              <w:spacing w:line="240" w:lineRule="auto"/>
              <w:jc w:val="center"/>
              <w:rPr>
                <w:sz w:val="22"/>
                <w:szCs w:val="22"/>
              </w:rPr>
            </w:pPr>
            <w:r>
              <w:rPr>
                <w:sz w:val="22"/>
                <w:szCs w:val="22"/>
              </w:rPr>
              <w:t>Znak odchył</w:t>
            </w:r>
            <w:r w:rsidR="00EE2C36">
              <w:rPr>
                <w:sz w:val="22"/>
                <w:szCs w:val="22"/>
              </w:rPr>
              <w:t>ek</w:t>
            </w:r>
            <w:r>
              <w:rPr>
                <w:sz w:val="22"/>
                <w:szCs w:val="22"/>
              </w:rPr>
              <w:t xml:space="preserve"> liniow</w:t>
            </w:r>
            <w:r w:rsidR="00EE2C36">
              <w:rPr>
                <w:sz w:val="22"/>
                <w:szCs w:val="22"/>
              </w:rPr>
              <w:t>ych</w:t>
            </w:r>
          </w:p>
        </w:tc>
        <w:tc>
          <w:tcPr>
            <w:tcW w:w="0" w:type="auto"/>
            <w:gridSpan w:val="3"/>
            <w:vAlign w:val="center"/>
          </w:tcPr>
          <w:p w:rsidR="00E0632A" w:rsidRPr="00A72E1E" w:rsidRDefault="00E0632A" w:rsidP="00EE2C36">
            <w:pPr>
              <w:pStyle w:val="Tekstnormalny"/>
              <w:spacing w:line="240" w:lineRule="auto"/>
              <w:jc w:val="center"/>
              <w:rPr>
                <w:sz w:val="22"/>
                <w:szCs w:val="22"/>
              </w:rPr>
            </w:pPr>
            <w:r>
              <w:rPr>
                <w:sz w:val="22"/>
                <w:szCs w:val="22"/>
              </w:rPr>
              <w:t>Znak odchył</w:t>
            </w:r>
            <w:r w:rsidR="00EE2C36">
              <w:rPr>
                <w:sz w:val="22"/>
                <w:szCs w:val="22"/>
              </w:rPr>
              <w:t>ek</w:t>
            </w:r>
            <w:r>
              <w:rPr>
                <w:sz w:val="22"/>
                <w:szCs w:val="22"/>
              </w:rPr>
              <w:t xml:space="preserve"> kątow</w:t>
            </w:r>
            <w:r w:rsidR="00EE2C36">
              <w:rPr>
                <w:sz w:val="22"/>
                <w:szCs w:val="22"/>
              </w:rPr>
              <w:t>ych</w:t>
            </w:r>
          </w:p>
        </w:tc>
      </w:tr>
      <w:tr w:rsidR="00E0632A" w:rsidRPr="00A72E1E" w:rsidTr="00077604">
        <w:trPr>
          <w:trHeight w:val="300"/>
        </w:trPr>
        <w:tc>
          <w:tcPr>
            <w:tcW w:w="0" w:type="auto"/>
            <w:vMerge/>
            <w:noWrap/>
            <w:hideMark/>
          </w:tcPr>
          <w:p w:rsidR="00E0632A" w:rsidRPr="00A72E1E" w:rsidRDefault="00E0632A" w:rsidP="000A0E30">
            <w:pPr>
              <w:pStyle w:val="Tekstnormalny"/>
              <w:spacing w:line="240" w:lineRule="auto"/>
              <w:rPr>
                <w:sz w:val="22"/>
                <w:szCs w:val="22"/>
              </w:rPr>
            </w:pPr>
          </w:p>
        </w:tc>
        <w:tc>
          <w:tcPr>
            <w:tcW w:w="0" w:type="auto"/>
            <w:vAlign w:val="center"/>
          </w:tcPr>
          <w:p w:rsidR="00E0632A" w:rsidRPr="00A72E1E" w:rsidRDefault="00E0632A" w:rsidP="000A0E30">
            <w:pPr>
              <w:pStyle w:val="Tekstnormalny"/>
              <w:spacing w:line="240" w:lineRule="auto"/>
              <w:jc w:val="center"/>
              <w:rPr>
                <w:sz w:val="22"/>
                <w:szCs w:val="22"/>
              </w:rPr>
            </w:pPr>
            <w:r>
              <w:rPr>
                <w:sz w:val="22"/>
                <w:szCs w:val="22"/>
              </w:rPr>
              <w:t>x</w:t>
            </w:r>
          </w:p>
        </w:tc>
        <w:tc>
          <w:tcPr>
            <w:tcW w:w="0" w:type="auto"/>
            <w:vAlign w:val="center"/>
          </w:tcPr>
          <w:p w:rsidR="00E0632A" w:rsidRPr="00A72E1E" w:rsidRDefault="00E0632A" w:rsidP="000A0E30">
            <w:pPr>
              <w:pStyle w:val="Tekstnormalny"/>
              <w:spacing w:line="240" w:lineRule="auto"/>
              <w:jc w:val="center"/>
              <w:rPr>
                <w:sz w:val="22"/>
                <w:szCs w:val="22"/>
              </w:rPr>
            </w:pPr>
            <w:r>
              <w:rPr>
                <w:sz w:val="22"/>
                <w:szCs w:val="22"/>
              </w:rPr>
              <w:t>y</w:t>
            </w:r>
          </w:p>
        </w:tc>
        <w:tc>
          <w:tcPr>
            <w:tcW w:w="0" w:type="auto"/>
            <w:vAlign w:val="center"/>
          </w:tcPr>
          <w:p w:rsidR="00E0632A" w:rsidRPr="00A72E1E" w:rsidRDefault="00E0632A" w:rsidP="000A0E30">
            <w:pPr>
              <w:pStyle w:val="Tekstnormalny"/>
              <w:spacing w:line="240" w:lineRule="auto"/>
              <w:jc w:val="center"/>
              <w:rPr>
                <w:sz w:val="22"/>
                <w:szCs w:val="22"/>
              </w:rPr>
            </w:pPr>
            <w:r>
              <w:rPr>
                <w:sz w:val="22"/>
                <w:szCs w:val="22"/>
              </w:rPr>
              <w:t>z</w:t>
            </w:r>
          </w:p>
        </w:tc>
        <w:tc>
          <w:tcPr>
            <w:tcW w:w="0" w:type="auto"/>
            <w:vAlign w:val="center"/>
          </w:tcPr>
          <w:p w:rsidR="00E0632A" w:rsidRPr="00A72E1E" w:rsidRDefault="001E0B47" w:rsidP="000A0E30">
            <w:pPr>
              <w:jc w:val="center"/>
              <w:rPr>
                <w:color w:val="808080" w:themeColor="background1" w:themeShade="80"/>
                <w:sz w:val="24"/>
              </w:rP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x</m:t>
                    </m:r>
                  </m:sub>
                </m:sSub>
              </m:oMath>
            </m:oMathPara>
          </w:p>
        </w:tc>
        <w:tc>
          <w:tcPr>
            <w:tcW w:w="0" w:type="auto"/>
            <w:vAlign w:val="center"/>
          </w:tcPr>
          <w:p w:rsidR="00E0632A" w:rsidRPr="00A72E1E" w:rsidRDefault="001E0B47" w:rsidP="000A0E30">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y</m:t>
                    </m:r>
                  </m:sub>
                </m:sSub>
              </m:oMath>
            </m:oMathPara>
          </w:p>
        </w:tc>
        <w:tc>
          <w:tcPr>
            <w:tcW w:w="0" w:type="auto"/>
            <w:vAlign w:val="center"/>
          </w:tcPr>
          <w:p w:rsidR="00E0632A" w:rsidRPr="00A72E1E" w:rsidRDefault="001E0B47" w:rsidP="000A0E30">
            <w:pPr>
              <w:pStyle w:val="Tekstnormalny"/>
              <w:spacing w:line="240" w:lineRule="auto"/>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ϕ</m:t>
                    </m:r>
                  </m:e>
                  <m:sub>
                    <m:r>
                      <m:rPr>
                        <m:sty m:val="p"/>
                      </m:rPr>
                      <w:rPr>
                        <w:rFonts w:ascii="Cambria Math" w:hAnsi="Cambria Math"/>
                        <w:sz w:val="22"/>
                        <w:szCs w:val="22"/>
                      </w:rPr>
                      <m:t>z</m:t>
                    </m:r>
                  </m:sub>
                </m:sSub>
              </m:oMath>
            </m:oMathPara>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sidRPr="00A72E1E">
              <w:rPr>
                <w:sz w:val="22"/>
                <w:szCs w:val="22"/>
              </w:rPr>
              <w:t>1</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sidRPr="00A72E1E">
              <w:rPr>
                <w:sz w:val="22"/>
                <w:szCs w:val="22"/>
              </w:rPr>
              <w:t>2</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sidRPr="00A72E1E">
              <w:rPr>
                <w:sz w:val="22"/>
                <w:szCs w:val="22"/>
              </w:rPr>
              <w:t>3</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Pr>
                <w:sz w:val="22"/>
                <w:szCs w:val="22"/>
              </w:rPr>
              <w:t>4</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Pr>
                <w:sz w:val="22"/>
                <w:szCs w:val="22"/>
              </w:rPr>
              <w:t>5</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Pr>
                <w:sz w:val="22"/>
                <w:szCs w:val="22"/>
              </w:rPr>
              <w:t>6</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Pr>
                <w:sz w:val="22"/>
                <w:szCs w:val="22"/>
              </w:rPr>
              <w:lastRenderedPageBreak/>
              <w:t>7</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Pr>
                <w:sz w:val="22"/>
                <w:szCs w:val="22"/>
              </w:rPr>
              <w:t>8</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Pr>
                <w:sz w:val="22"/>
                <w:szCs w:val="22"/>
              </w:rPr>
              <w:t>9</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gridSpan w:val="7"/>
            <w:noWrap/>
            <w:vAlign w:val="center"/>
            <w:hideMark/>
          </w:tcPr>
          <w:p w:rsidR="00E0632A" w:rsidRDefault="004C372F" w:rsidP="000A0E30">
            <w:pPr>
              <w:jc w:val="center"/>
              <w:rPr>
                <w:rFonts w:ascii="Times New Roman" w:hAnsi="Times New Roman" w:cs="Times New Roman"/>
                <w:color w:val="000000"/>
              </w:rPr>
            </w:pPr>
            <w:r>
              <w:rPr>
                <w:rFonts w:ascii="Times New Roman" w:hAnsi="Times New Roman" w:cs="Times New Roman"/>
                <w:color w:val="000000"/>
              </w:rPr>
              <w:t>···</w:t>
            </w:r>
          </w:p>
        </w:tc>
      </w:tr>
      <w:tr w:rsidR="00513C30" w:rsidRPr="00A72E1E" w:rsidTr="00077604">
        <w:trPr>
          <w:trHeight w:val="300"/>
        </w:trPr>
        <w:tc>
          <w:tcPr>
            <w:tcW w:w="0" w:type="auto"/>
            <w:noWrap/>
            <w:vAlign w:val="center"/>
            <w:hideMark/>
          </w:tcPr>
          <w:p w:rsidR="00513C30" w:rsidRDefault="00513C30" w:rsidP="000A0E30">
            <w:pPr>
              <w:pStyle w:val="Tekstnormalny"/>
              <w:spacing w:line="240" w:lineRule="auto"/>
              <w:jc w:val="center"/>
              <w:rPr>
                <w:sz w:val="22"/>
                <w:szCs w:val="22"/>
              </w:rPr>
            </w:pPr>
            <w:r>
              <w:rPr>
                <w:sz w:val="22"/>
                <w:szCs w:val="22"/>
              </w:rPr>
              <w:t>1</w:t>
            </w:r>
            <w:r w:rsidR="00C76AEC">
              <w:rPr>
                <w:sz w:val="22"/>
                <w:szCs w:val="22"/>
              </w:rPr>
              <w:t>7</w:t>
            </w:r>
          </w:p>
        </w:tc>
        <w:tc>
          <w:tcPr>
            <w:tcW w:w="0" w:type="auto"/>
            <w:vAlign w:val="center"/>
          </w:tcPr>
          <w:p w:rsidR="00513C30" w:rsidRDefault="00513C30"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513C30" w:rsidRDefault="00513C30"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513C30" w:rsidRDefault="00513C30"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513C30" w:rsidRDefault="00513C30"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513C30" w:rsidRDefault="00513C30"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513C30" w:rsidRDefault="00513C30" w:rsidP="000A0E30">
            <w:pPr>
              <w:jc w:val="center"/>
              <w:rPr>
                <w:rFonts w:ascii="Times New Roman" w:hAnsi="Times New Roman" w:cs="Times New Roman"/>
                <w:color w:val="000000"/>
              </w:rPr>
            </w:pPr>
            <w:r>
              <w:rPr>
                <w:rFonts w:ascii="Times New Roman" w:hAnsi="Times New Roman" w:cs="Times New Roman"/>
                <w:color w:val="000000"/>
              </w:rPr>
              <w:t>+</w:t>
            </w:r>
          </w:p>
        </w:tc>
      </w:tr>
      <w:tr w:rsidR="00513C30" w:rsidRPr="00A72E1E" w:rsidTr="000A0E30">
        <w:trPr>
          <w:trHeight w:val="300"/>
        </w:trPr>
        <w:tc>
          <w:tcPr>
            <w:tcW w:w="0" w:type="auto"/>
            <w:gridSpan w:val="7"/>
            <w:noWrap/>
            <w:vAlign w:val="center"/>
            <w:hideMark/>
          </w:tcPr>
          <w:p w:rsidR="00513C30" w:rsidRDefault="00513C30" w:rsidP="000A0E30">
            <w:pPr>
              <w:jc w:val="center"/>
              <w:rPr>
                <w:rFonts w:ascii="Times New Roman" w:hAnsi="Times New Roman" w:cs="Times New Roman"/>
                <w:color w:val="000000"/>
              </w:rPr>
            </w:pPr>
            <w:r>
              <w:rPr>
                <w:rFonts w:ascii="Times New Roman" w:hAnsi="Times New Roman" w:cs="Times New Roman"/>
                <w:color w:val="000000"/>
              </w:rPr>
              <w:t>···</w:t>
            </w:r>
          </w:p>
        </w:tc>
      </w:tr>
      <w:tr w:rsidR="00E0632A" w:rsidRPr="00A72E1E" w:rsidTr="00077604">
        <w:trPr>
          <w:trHeight w:val="300"/>
        </w:trPr>
        <w:tc>
          <w:tcPr>
            <w:tcW w:w="0" w:type="auto"/>
            <w:noWrap/>
            <w:vAlign w:val="center"/>
            <w:hideMark/>
          </w:tcPr>
          <w:p w:rsidR="00E0632A" w:rsidRPr="00A72E1E" w:rsidRDefault="00E0632A" w:rsidP="000A0E30">
            <w:pPr>
              <w:pStyle w:val="Tekstnormalny"/>
              <w:spacing w:line="240" w:lineRule="auto"/>
              <w:jc w:val="center"/>
              <w:rPr>
                <w:sz w:val="22"/>
                <w:szCs w:val="22"/>
              </w:rPr>
            </w:pPr>
            <w:r>
              <w:rPr>
                <w:sz w:val="22"/>
                <w:szCs w:val="22"/>
              </w:rPr>
              <w:t>64</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c>
          <w:tcPr>
            <w:tcW w:w="0" w:type="auto"/>
            <w:vAlign w:val="center"/>
          </w:tcPr>
          <w:p w:rsidR="00E0632A" w:rsidRPr="00AE6D70" w:rsidRDefault="00E0632A" w:rsidP="000A0E30">
            <w:pPr>
              <w:jc w:val="center"/>
              <w:rPr>
                <w:rFonts w:ascii="Times New Roman" w:hAnsi="Times New Roman" w:cs="Times New Roman"/>
                <w:color w:val="000000"/>
              </w:rPr>
            </w:pPr>
            <w:r>
              <w:rPr>
                <w:rFonts w:ascii="Times New Roman" w:hAnsi="Times New Roman" w:cs="Times New Roman"/>
                <w:color w:val="000000"/>
              </w:rPr>
              <w:t>-</w:t>
            </w:r>
          </w:p>
        </w:tc>
      </w:tr>
    </w:tbl>
    <w:p w:rsidR="00E0632A" w:rsidRDefault="00E0632A" w:rsidP="0017737C">
      <w:pPr>
        <w:pStyle w:val="Tekstnormalny"/>
      </w:pPr>
    </w:p>
    <w:p w:rsidR="00F00938" w:rsidRDefault="00836F33" w:rsidP="0017737C">
      <w:pPr>
        <w:pStyle w:val="Tekstnormalny"/>
        <w:rPr>
          <w:rFonts w:eastAsiaTheme="minorEastAsia"/>
        </w:rPr>
      </w:pPr>
      <w:r>
        <w:t>Kątowe n</w:t>
      </w:r>
      <w:r w:rsidR="00F00938">
        <w:t xml:space="preserve">iepewności przedstawiono w zależności od odczytywanych przez urządzenie kątów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ort</m:t>
            </m:r>
          </m:sub>
        </m:sSub>
      </m:oMath>
      <w:r w:rsidR="00F00938">
        <w:rPr>
          <w:rFonts w:eastAsiaTheme="minorEastAsia"/>
        </w:rPr>
        <w:t>,</w:t>
      </w:r>
      <w:r w:rsidR="00F00938">
        <w:t xml:space="preserve"> </w:t>
      </w:r>
      <m:oMath>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ort</m:t>
            </m:r>
          </m:sub>
        </m:sSub>
      </m:oMath>
      <w:r w:rsidR="00F00938">
        <w:rPr>
          <w:rFonts w:eastAsiaTheme="minorEastAsia"/>
        </w:rPr>
        <w:t xml:space="preserve"> i </w:t>
      </w:r>
      <m:oMath>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ort</m:t>
            </m:r>
          </m:sub>
        </m:sSub>
      </m:oMath>
      <w:r w:rsidR="00F00938">
        <w:rPr>
          <w:rFonts w:eastAsiaTheme="minorEastAsia"/>
        </w:rPr>
        <w:t xml:space="preserve">. Ze względu na 3 wartości wejściowe kątów i płaskie wizualizacje, konieczne było rozbicie i przedstawienie wybranych przypadków do wygodnego odczytu. Niepewności obliczono dla środka i krawędzi zakresów oraz wartości kątów </w:t>
      </w:r>
      <w:r w:rsidR="00BD7F14">
        <w:rPr>
          <w:rFonts w:eastAsiaTheme="minorEastAsia"/>
        </w:rPr>
        <w:t xml:space="preserve">wejściowych </w:t>
      </w:r>
      <w:r w:rsidR="00F00938">
        <w:rPr>
          <w:rFonts w:eastAsiaTheme="minorEastAsia"/>
        </w:rPr>
        <w:t>co 10</w:t>
      </w:r>
      <w:r w:rsidR="00F00938">
        <w:rPr>
          <w:rFonts w:eastAsiaTheme="minorEastAsia"/>
          <w:vertAlign w:val="superscript"/>
        </w:rPr>
        <w:t>o</w:t>
      </w:r>
      <w:r w:rsidR="00F00938">
        <w:rPr>
          <w:rFonts w:eastAsiaTheme="minorEastAsia"/>
        </w:rPr>
        <w:t>.</w:t>
      </w:r>
      <w:r w:rsidR="00BD7F14">
        <w:rPr>
          <w:rFonts w:eastAsiaTheme="minorEastAsia"/>
        </w:rPr>
        <w:t xml:space="preserve"> Wyniki zwizualizowano w tabeli zależnie od kątów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ort</m:t>
            </m:r>
          </m:sub>
        </m:sSub>
      </m:oMath>
      <w:r w:rsidR="00BD7F14">
        <w:t xml:space="preserve"> </w:t>
      </w:r>
      <w:r w:rsidR="00BD7F14">
        <w:rPr>
          <w:rFonts w:eastAsiaTheme="minorEastAsia"/>
        </w:rPr>
        <w:t xml:space="preserve">i </w:t>
      </w:r>
      <m:oMath>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ort</m:t>
            </m:r>
          </m:sub>
        </m:sSub>
      </m:oMath>
      <w:r w:rsidR="00BD7F14">
        <w:rPr>
          <w:rFonts w:eastAsiaTheme="minorEastAsia"/>
        </w:rPr>
        <w:t xml:space="preserve">, podając maksymalne wartości i w nawiasie kąt </w:t>
      </w:r>
      <m:oMath>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ort</m:t>
            </m:r>
          </m:sub>
        </m:sSub>
      </m:oMath>
      <w:r w:rsidR="00BD7F14">
        <w:rPr>
          <w:rFonts w:eastAsiaTheme="minorEastAsia"/>
        </w:rPr>
        <w:t xml:space="preserve">, dla jakiego wystąpiły. Wszystkie przypadki, to jest zawierające osobne tabele dla każdej rozważanej wartości i </w:t>
      </w:r>
      <m:oMath>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ort</m:t>
            </m:r>
          </m:sub>
        </m:sSub>
      </m:oMath>
      <w:r w:rsidR="00BD7F14">
        <w:rPr>
          <w:rFonts w:eastAsiaTheme="minorEastAsia"/>
        </w:rPr>
        <w:t>, są w załączniku. Takie podejście pozwoliło zilustrować najistotniejsze wyniki</w:t>
      </w:r>
      <w:r w:rsidR="00836EAC">
        <w:rPr>
          <w:rFonts w:eastAsiaTheme="minorEastAsia"/>
        </w:rPr>
        <w:t>,</w:t>
      </w:r>
      <w:r w:rsidR="00BD7F14">
        <w:rPr>
          <w:rFonts w:eastAsiaTheme="minorEastAsia"/>
        </w:rPr>
        <w:t xml:space="preserve"> nie zabierając dużo miejsca.</w:t>
      </w:r>
    </w:p>
    <w:p w:rsidR="006547E0" w:rsidRDefault="006547E0" w:rsidP="006547E0">
      <w:pPr>
        <w:pStyle w:val="Legenda"/>
        <w:jc w:val="left"/>
        <w:rPr>
          <w:rFonts w:eastAsiaTheme="minorEastAsia"/>
        </w:rPr>
      </w:pPr>
      <w:r>
        <w:t xml:space="preserve">Tabela </w:t>
      </w:r>
      <w:r w:rsidR="001E0B47">
        <w:fldChar w:fldCharType="begin"/>
      </w:r>
      <w:r w:rsidR="001E0B47">
        <w:instrText xml:space="preserve"> STYLEREF 1 \s </w:instrText>
      </w:r>
      <w:r w:rsidR="001E0B47">
        <w:fldChar w:fldCharType="separate"/>
      </w:r>
      <w:r>
        <w:rPr>
          <w:noProof/>
        </w:rPr>
        <w:t>5</w:t>
      </w:r>
      <w:r w:rsidR="001E0B47">
        <w:rPr>
          <w:noProof/>
        </w:rPr>
        <w:fldChar w:fldCharType="end"/>
      </w:r>
      <w:r>
        <w:t>.</w:t>
      </w:r>
      <w:r w:rsidR="001E0B47">
        <w:fldChar w:fldCharType="begin"/>
      </w:r>
      <w:r w:rsidR="001E0B47">
        <w:instrText xml:space="preserve"> SEQ Tabela \* ARABIC \s 1 </w:instrText>
      </w:r>
      <w:r w:rsidR="001E0B47">
        <w:fldChar w:fldCharType="separate"/>
      </w:r>
      <w:r>
        <w:rPr>
          <w:noProof/>
        </w:rPr>
        <w:t>29</w:t>
      </w:r>
      <w:r w:rsidR="001E0B47">
        <w:rPr>
          <w:noProof/>
        </w:rPr>
        <w:fldChar w:fldCharType="end"/>
      </w:r>
      <w:r>
        <w:t xml:space="preserve"> – </w:t>
      </w:r>
      <w:r w:rsidR="00836F33">
        <w:t xml:space="preserve">Maksymalna kątowa niepewność pomiarowa </w:t>
      </w:r>
      <w:proofErr w:type="spellStart"/>
      <w:r w:rsidR="00836F33">
        <w:t>ortezy</w:t>
      </w:r>
      <w:proofErr w:type="spellEnd"/>
      <w:r w:rsidR="00836F33">
        <w:t xml:space="preserve"> w zależności od kątów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ort</m:t>
            </m:r>
          </m:sub>
        </m:sSub>
      </m:oMath>
      <w:r w:rsidR="00836F33">
        <w:rPr>
          <w:rFonts w:eastAsiaTheme="minorEastAsia"/>
        </w:rPr>
        <w:t>,</w:t>
      </w:r>
      <w:r w:rsidR="00836F33">
        <w:t xml:space="preserve"> </w:t>
      </w:r>
      <m:oMath>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ort</m:t>
            </m:r>
          </m:sub>
        </m:sSub>
      </m:oMath>
      <w:r w:rsidR="00836F33">
        <w:rPr>
          <w:rFonts w:eastAsiaTheme="minorEastAsia"/>
        </w:rPr>
        <w:t xml:space="preserve"> i </w:t>
      </w:r>
      <m:oMath>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ort</m:t>
            </m:r>
          </m:sub>
        </m:sSub>
      </m:oMath>
      <w:r w:rsidR="00836F33">
        <w:rPr>
          <w:rFonts w:eastAsiaTheme="minorEastAsia"/>
        </w:rPr>
        <w:t>.</w:t>
      </w:r>
    </w:p>
    <w:p w:rsidR="006547E0" w:rsidRDefault="006547E0" w:rsidP="0017737C">
      <w:pPr>
        <w:pStyle w:val="Tekstnormalny"/>
      </w:pPr>
      <w:r>
        <w:rPr>
          <w:noProof/>
          <w:lang w:eastAsia="pl-PL"/>
        </w:rPr>
        <w:drawing>
          <wp:inline distT="0" distB="0" distL="0" distR="0">
            <wp:extent cx="4086156" cy="2818263"/>
            <wp:effectExtent l="19050" t="0" r="0" b="0"/>
            <wp:docPr id="138" name="Obraz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cstate="print"/>
                    <a:srcRect/>
                    <a:stretch>
                      <a:fillRect/>
                    </a:stretch>
                  </pic:blipFill>
                  <pic:spPr bwMode="auto">
                    <a:xfrm>
                      <a:off x="0" y="0"/>
                      <a:ext cx="4087934" cy="2819489"/>
                    </a:xfrm>
                    <a:prstGeom prst="rect">
                      <a:avLst/>
                    </a:prstGeom>
                    <a:noFill/>
                    <a:ln w="9525">
                      <a:noFill/>
                      <a:miter lim="800000"/>
                      <a:headEnd/>
                      <a:tailEnd/>
                    </a:ln>
                  </pic:spPr>
                </pic:pic>
              </a:graphicData>
            </a:graphic>
          </wp:inline>
        </w:drawing>
      </w:r>
    </w:p>
    <w:p w:rsidR="00836F33" w:rsidRPr="00F00938" w:rsidRDefault="00836F33" w:rsidP="0017737C">
      <w:pPr>
        <w:pStyle w:val="Tekstnormalny"/>
      </w:pPr>
      <w:r>
        <w:t>Analogicznie zilustrowano największe występujące przemieszczenia liniowe pomiędzy łącznikiem udowym urządzenia a ciałem człowieka.</w:t>
      </w:r>
      <w:r w:rsidR="004A4427">
        <w:t xml:space="preserve"> Również tutaj podano największe, najmniej korzystne wartości, pełne wyniki umieszczając w załączniku.</w:t>
      </w:r>
    </w:p>
    <w:p w:rsidR="00836F33" w:rsidRDefault="00836F33" w:rsidP="00836F33">
      <w:pPr>
        <w:pStyle w:val="Legenda"/>
        <w:jc w:val="left"/>
        <w:rPr>
          <w:rFonts w:eastAsiaTheme="minorEastAsia"/>
        </w:rPr>
      </w:pPr>
      <w:r>
        <w:t xml:space="preserve">Tabela </w:t>
      </w:r>
      <w:r w:rsidR="001E0B47">
        <w:fldChar w:fldCharType="begin"/>
      </w:r>
      <w:r w:rsidR="001E0B47">
        <w:instrText xml:space="preserve"> STYLEREF 1 \s </w:instrText>
      </w:r>
      <w:r w:rsidR="001E0B47">
        <w:fldChar w:fldCharType="separate"/>
      </w:r>
      <w:r>
        <w:rPr>
          <w:noProof/>
        </w:rPr>
        <w:t>5</w:t>
      </w:r>
      <w:r w:rsidR="001E0B47">
        <w:rPr>
          <w:noProof/>
        </w:rPr>
        <w:fldChar w:fldCharType="end"/>
      </w:r>
      <w:r>
        <w:t>.</w:t>
      </w:r>
      <w:r w:rsidR="001E0B47">
        <w:fldChar w:fldCharType="begin"/>
      </w:r>
      <w:r w:rsidR="001E0B47">
        <w:instrText xml:space="preserve"> SEQ Tabela \* ARABIC \s 1 </w:instrText>
      </w:r>
      <w:r w:rsidR="001E0B47">
        <w:fldChar w:fldCharType="separate"/>
      </w:r>
      <w:r>
        <w:rPr>
          <w:noProof/>
        </w:rPr>
        <w:t>29</w:t>
      </w:r>
      <w:r w:rsidR="001E0B47">
        <w:rPr>
          <w:noProof/>
        </w:rPr>
        <w:fldChar w:fldCharType="end"/>
      </w:r>
      <w:r>
        <w:t xml:space="preserve"> – Maksymalne przemieszczenia liniowe łącznika udowego </w:t>
      </w:r>
      <w:proofErr w:type="spellStart"/>
      <w:r>
        <w:t>ortezy</w:t>
      </w:r>
      <w:proofErr w:type="spellEnd"/>
      <w:r>
        <w:t xml:space="preserve"> w zależności od kątów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ort</m:t>
            </m:r>
          </m:sub>
        </m:sSub>
      </m:oMath>
      <w:r>
        <w:rPr>
          <w:rFonts w:eastAsiaTheme="minorEastAsia"/>
        </w:rPr>
        <w:t>,</w:t>
      </w:r>
      <w:r>
        <w:t xml:space="preserve"> </w:t>
      </w:r>
      <m:oMath>
        <m:sSub>
          <m:sSubPr>
            <m:ctrlPr>
              <w:rPr>
                <w:rFonts w:ascii="Cambria Math" w:eastAsiaTheme="minorEastAsia" w:hAnsi="Cambria Math"/>
              </w:rPr>
            </m:ctrlPr>
          </m:sSubPr>
          <m:e>
            <m:r>
              <m:rPr>
                <m:sty m:val="p"/>
              </m:rPr>
              <w:rPr>
                <w:rFonts w:ascii="Cambria Math" w:eastAsiaTheme="minorEastAsia" w:hAnsi="Cambria Math"/>
              </w:rPr>
              <m:t>β</m:t>
            </m:r>
          </m:e>
          <m:sub>
            <m:r>
              <m:rPr>
                <m:sty m:val="p"/>
              </m:rPr>
              <w:rPr>
                <w:rFonts w:ascii="Cambria Math" w:eastAsiaTheme="minorEastAsia" w:hAnsi="Cambria Math"/>
              </w:rPr>
              <m:t>ort</m:t>
            </m:r>
          </m:sub>
        </m:sSub>
      </m:oMath>
      <w:r>
        <w:rPr>
          <w:rFonts w:eastAsiaTheme="minorEastAsia"/>
        </w:rPr>
        <w:t xml:space="preserve"> i </w:t>
      </w:r>
      <m:oMath>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ort</m:t>
            </m:r>
          </m:sub>
        </m:sSub>
      </m:oMath>
      <w:r>
        <w:rPr>
          <w:rFonts w:eastAsiaTheme="minorEastAsia"/>
        </w:rPr>
        <w:t>.</w:t>
      </w:r>
    </w:p>
    <w:p w:rsidR="00836F33" w:rsidRPr="00836F33" w:rsidRDefault="00836F33" w:rsidP="00836F33">
      <w:r w:rsidRPr="00836F33">
        <w:rPr>
          <w:noProof/>
          <w:lang w:eastAsia="pl-PL"/>
        </w:rPr>
        <w:lastRenderedPageBreak/>
        <w:drawing>
          <wp:inline distT="0" distB="0" distL="0" distR="0">
            <wp:extent cx="4086156" cy="2818263"/>
            <wp:effectExtent l="19050" t="0" r="0" b="0"/>
            <wp:docPr id="1" name="Obraz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cstate="print"/>
                    <a:srcRect/>
                    <a:stretch>
                      <a:fillRect/>
                    </a:stretch>
                  </pic:blipFill>
                  <pic:spPr bwMode="auto">
                    <a:xfrm>
                      <a:off x="0" y="0"/>
                      <a:ext cx="4087934" cy="2819489"/>
                    </a:xfrm>
                    <a:prstGeom prst="rect">
                      <a:avLst/>
                    </a:prstGeom>
                    <a:noFill/>
                    <a:ln w="9525">
                      <a:noFill/>
                      <a:miter lim="800000"/>
                      <a:headEnd/>
                      <a:tailEnd/>
                    </a:ln>
                  </pic:spPr>
                </pic:pic>
              </a:graphicData>
            </a:graphic>
          </wp:inline>
        </w:drawing>
      </w:r>
    </w:p>
    <w:p w:rsidR="00F00938" w:rsidRDefault="00F00938" w:rsidP="0017737C">
      <w:pPr>
        <w:pStyle w:val="Tekstnormalny"/>
      </w:pPr>
      <w:r>
        <w:t>Niepewność pomiarowa urządzenia jest znacząca.</w:t>
      </w:r>
      <w:r w:rsidR="00FF0815">
        <w:t xml:space="preserve"> Największy błąd względny dochodzi do XXX%. Duża część błędów wynika  z niepewności zgrania osi między urządzeniem a człowiekiem. Można przypuszczać, że w czasie pomiarów niepewności wynikające z tolerancji wykonania i montażu urządzenia są stałe. Dodatkowo niepewności wyjustowania również będą stałe po odpowiednim ustawieniu urządzenia i w obrębie pomiarów przeprowadzanych na jednej osobie.</w:t>
      </w:r>
      <w:r w:rsidR="00EE6882">
        <w:t xml:space="preserve"> Prowadzi to do wniosku, że choć absolutne wartości nie są mierzone bardzo dokładnie, w głównej mierze z powodu występowania ciała człowieka w łańcuchu pomiarowym, to powtarzalność urządzenia jest </w:t>
      </w:r>
      <w:r w:rsidR="005A3E1E">
        <w:t>wystarczająca</w:t>
      </w:r>
      <w:r w:rsidR="00EE6882">
        <w:t>.</w:t>
      </w:r>
      <w:r w:rsidR="005A3E1E">
        <w:t xml:space="preserve"> Ta cecha dobrze współdziała z zamierzonym zastosowaniem urządzenia, czyli pomiarami ruchów złożonych kończyny dolnej i akwizycji trajektorii, które potem będą mogły być odtworzone przez układ skrętu robota </w:t>
      </w:r>
      <w:proofErr w:type="spellStart"/>
      <w:r w:rsidR="005A3E1E">
        <w:t>ortotycznego</w:t>
      </w:r>
      <w:proofErr w:type="spellEnd"/>
      <w:r w:rsidR="005A3E1E">
        <w:t xml:space="preserve"> o takim samym układzie kinematycznym.</w:t>
      </w:r>
    </w:p>
    <w:sectPr w:rsidR="00F00938" w:rsidSect="00F83325">
      <w:footerReference w:type="even" r:id="rId20"/>
      <w:footerReference w:type="default" r:id="rId21"/>
      <w:type w:val="oddPag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 w:date="2021-01-02T19:24:00Z" w:initials="AT">
    <w:p w:rsidR="00C24B64" w:rsidRDefault="00C24B64">
      <w:pPr>
        <w:pStyle w:val="Tekstkomentarza"/>
      </w:pPr>
      <w:r>
        <w:rPr>
          <w:rStyle w:val="Odwoaniedokomentarza"/>
        </w:rPr>
        <w:annotationRef/>
      </w:r>
      <w:r>
        <w:t>Kolokwializm?</w:t>
      </w:r>
    </w:p>
  </w:comment>
  <w:comment w:id="8" w:author="A" w:date="2021-01-02T19:41:00Z" w:initials="AT">
    <w:p w:rsidR="00C24B64" w:rsidRDefault="00C24B64">
      <w:pPr>
        <w:pStyle w:val="Tekstkomentarza"/>
      </w:pPr>
      <w:r>
        <w:rPr>
          <w:rStyle w:val="Odwoaniedokomentarza"/>
        </w:rPr>
        <w:annotationRef/>
      </w:r>
      <w:r>
        <w:t xml:space="preserve">Zwiększonego oporu, </w:t>
      </w:r>
      <w:proofErr w:type="spellStart"/>
      <w:r>
        <w:t>etc</w:t>
      </w:r>
      <w:proofErr w:type="spellEnd"/>
    </w:p>
  </w:comment>
  <w:comment w:id="16" w:author="A" w:date="2020-12-30T18:06:00Z" w:initials="AT">
    <w:p w:rsidR="001E0B47" w:rsidRDefault="001E0B47">
      <w:pPr>
        <w:pStyle w:val="Tekstkomentarza"/>
      </w:pPr>
      <w:r>
        <w:rPr>
          <w:rStyle w:val="Odwoaniedokomentarza"/>
        </w:rPr>
        <w:annotationRef/>
      </w:r>
      <w:r>
        <w:t xml:space="preserve">Może „jest uzasadnione”?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D20" w:rsidRDefault="001A6D20" w:rsidP="00D848AC">
      <w:pPr>
        <w:spacing w:after="0" w:line="240" w:lineRule="auto"/>
      </w:pPr>
      <w:r>
        <w:separator/>
      </w:r>
    </w:p>
  </w:endnote>
  <w:endnote w:type="continuationSeparator" w:id="0">
    <w:p w:rsidR="001A6D20" w:rsidRDefault="001A6D20" w:rsidP="00D84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0245908"/>
      <w:docPartObj>
        <w:docPartGallery w:val="Page Numbers (Bottom of Page)"/>
        <w:docPartUnique/>
      </w:docPartObj>
    </w:sdtPr>
    <w:sdtContent>
      <w:p w:rsidR="001E0B47" w:rsidRPr="00E13253" w:rsidRDefault="001E0B47">
        <w:pPr>
          <w:pStyle w:val="Stopka"/>
          <w:rPr>
            <w:rFonts w:ascii="Times New Roman" w:hAnsi="Times New Roman" w:cs="Times New Roman"/>
          </w:rPr>
        </w:pPr>
        <w:r w:rsidRPr="00E13253">
          <w:rPr>
            <w:rFonts w:ascii="Times New Roman" w:hAnsi="Times New Roman" w:cs="Times New Roman"/>
          </w:rPr>
          <w:fldChar w:fldCharType="begin"/>
        </w:r>
        <w:r w:rsidRPr="00E13253">
          <w:rPr>
            <w:rFonts w:ascii="Times New Roman" w:hAnsi="Times New Roman" w:cs="Times New Roman"/>
          </w:rPr>
          <w:instrText xml:space="preserve"> PAGE   \* MERGEFORMAT </w:instrText>
        </w:r>
        <w:r w:rsidRPr="00E13253">
          <w:rPr>
            <w:rFonts w:ascii="Times New Roman" w:hAnsi="Times New Roman" w:cs="Times New Roman"/>
          </w:rPr>
          <w:fldChar w:fldCharType="separate"/>
        </w:r>
        <w:r w:rsidR="00FA50D9">
          <w:rPr>
            <w:rFonts w:ascii="Times New Roman" w:hAnsi="Times New Roman" w:cs="Times New Roman"/>
            <w:noProof/>
          </w:rPr>
          <w:t>4</w:t>
        </w:r>
        <w:r w:rsidRPr="00E13253">
          <w:rPr>
            <w:rFonts w:ascii="Times New Roman" w:hAnsi="Times New Roman" w:cs="Times New Roman"/>
          </w:rPr>
          <w:fldChar w:fldCharType="end"/>
        </w:r>
      </w:p>
    </w:sdtContent>
  </w:sdt>
  <w:p w:rsidR="001E0B47" w:rsidRDefault="001E0B47">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45909"/>
      <w:docPartObj>
        <w:docPartGallery w:val="Page Numbers (Bottom of Page)"/>
        <w:docPartUnique/>
      </w:docPartObj>
    </w:sdtPr>
    <w:sdtContent>
      <w:p w:rsidR="001E0B47" w:rsidRDefault="001E0B47">
        <w:pPr>
          <w:pStyle w:val="Stopka"/>
          <w:jc w:val="right"/>
        </w:pPr>
        <w:r w:rsidRPr="00E13253">
          <w:rPr>
            <w:rFonts w:ascii="Times New Roman" w:hAnsi="Times New Roman" w:cs="Times New Roman"/>
          </w:rPr>
          <w:fldChar w:fldCharType="begin"/>
        </w:r>
        <w:r w:rsidRPr="00E13253">
          <w:rPr>
            <w:rFonts w:ascii="Times New Roman" w:hAnsi="Times New Roman" w:cs="Times New Roman"/>
          </w:rPr>
          <w:instrText xml:space="preserve"> PAGE   \* MERGEFORMAT </w:instrText>
        </w:r>
        <w:r w:rsidRPr="00E13253">
          <w:rPr>
            <w:rFonts w:ascii="Times New Roman" w:hAnsi="Times New Roman" w:cs="Times New Roman"/>
          </w:rPr>
          <w:fldChar w:fldCharType="separate"/>
        </w:r>
        <w:r w:rsidR="00FA50D9">
          <w:rPr>
            <w:rFonts w:ascii="Times New Roman" w:hAnsi="Times New Roman" w:cs="Times New Roman"/>
            <w:noProof/>
          </w:rPr>
          <w:t>27</w:t>
        </w:r>
        <w:r w:rsidRPr="00E13253">
          <w:rPr>
            <w:rFonts w:ascii="Times New Roman" w:hAnsi="Times New Roman" w:cs="Times New Roman"/>
          </w:rPr>
          <w:fldChar w:fldCharType="end"/>
        </w:r>
      </w:p>
    </w:sdtContent>
  </w:sdt>
  <w:p w:rsidR="001E0B47" w:rsidRDefault="001E0B4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D20" w:rsidRDefault="001A6D20" w:rsidP="00D848AC">
      <w:pPr>
        <w:spacing w:after="0" w:line="240" w:lineRule="auto"/>
      </w:pPr>
      <w:r>
        <w:separator/>
      </w:r>
    </w:p>
  </w:footnote>
  <w:footnote w:type="continuationSeparator" w:id="0">
    <w:p w:rsidR="001A6D20" w:rsidRDefault="001A6D20" w:rsidP="00D848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2A28424"/>
    <w:lvl w:ilvl="0">
      <w:start w:val="1"/>
      <w:numFmt w:val="bullet"/>
      <w:lvlText w:val=""/>
      <w:lvlJc w:val="left"/>
      <w:pPr>
        <w:tabs>
          <w:tab w:val="num" w:pos="360"/>
        </w:tabs>
        <w:ind w:left="360" w:hanging="360"/>
      </w:pPr>
      <w:rPr>
        <w:rFonts w:ascii="Symbol" w:hAnsi="Symbol" w:hint="default"/>
      </w:rPr>
    </w:lvl>
  </w:abstractNum>
  <w:abstractNum w:abstractNumId="1">
    <w:nsid w:val="09890061"/>
    <w:multiLevelType w:val="hybridMultilevel"/>
    <w:tmpl w:val="861E97D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
    <w:nsid w:val="0EF2043F"/>
    <w:multiLevelType w:val="hybridMultilevel"/>
    <w:tmpl w:val="5E58CB2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nsid w:val="0FF14444"/>
    <w:multiLevelType w:val="hybridMultilevel"/>
    <w:tmpl w:val="25742A60"/>
    <w:lvl w:ilvl="0" w:tplc="13561D16">
      <w:numFmt w:val="bullet"/>
      <w:lvlText w:val="•"/>
      <w:lvlJc w:val="left"/>
      <w:pPr>
        <w:ind w:left="360" w:hanging="360"/>
      </w:pPr>
      <w:rPr>
        <w:rFonts w:ascii="Times New Roman" w:eastAsiaTheme="minorHAnsi" w:hAnsi="Times New Roman" w:cs="Times New Roman"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1A5C7A71"/>
    <w:multiLevelType w:val="hybridMultilevel"/>
    <w:tmpl w:val="1FE6126E"/>
    <w:lvl w:ilvl="0" w:tplc="13561D16">
      <w:numFmt w:val="bullet"/>
      <w:lvlText w:val="•"/>
      <w:lvlJc w:val="left"/>
      <w:pPr>
        <w:ind w:left="720" w:hanging="360"/>
      </w:pPr>
      <w:rPr>
        <w:rFonts w:ascii="Times New Roman" w:eastAsiaTheme="minorHAnsi"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14C2422"/>
    <w:multiLevelType w:val="hybridMultilevel"/>
    <w:tmpl w:val="D6446F0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
    <w:nsid w:val="21C777E8"/>
    <w:multiLevelType w:val="hybridMultilevel"/>
    <w:tmpl w:val="9AB48D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714596B"/>
    <w:multiLevelType w:val="hybridMultilevel"/>
    <w:tmpl w:val="376A5C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7A6280C"/>
    <w:multiLevelType w:val="hybridMultilevel"/>
    <w:tmpl w:val="96804C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CC5018A"/>
    <w:multiLevelType w:val="hybridMultilevel"/>
    <w:tmpl w:val="7F38252E"/>
    <w:lvl w:ilvl="0" w:tplc="84AA10EC">
      <w:start w:val="1"/>
      <w:numFmt w:val="bullet"/>
      <w:lvlText w:val=""/>
      <w:lvlJc w:val="left"/>
      <w:pPr>
        <w:ind w:left="340" w:hanging="340"/>
      </w:pPr>
      <w:rPr>
        <w:rFonts w:ascii="Symbol" w:hAnsi="Symbol" w:hint="default"/>
      </w:rPr>
    </w:lvl>
    <w:lvl w:ilvl="1" w:tplc="04150003">
      <w:start w:val="1"/>
      <w:numFmt w:val="bullet"/>
      <w:lvlText w:val="o"/>
      <w:lvlJc w:val="left"/>
      <w:pPr>
        <w:ind w:left="3183" w:hanging="360"/>
      </w:pPr>
      <w:rPr>
        <w:rFonts w:ascii="Courier New" w:hAnsi="Courier New" w:cs="Courier New" w:hint="default"/>
      </w:rPr>
    </w:lvl>
    <w:lvl w:ilvl="2" w:tplc="04150005" w:tentative="1">
      <w:start w:val="1"/>
      <w:numFmt w:val="bullet"/>
      <w:lvlText w:val=""/>
      <w:lvlJc w:val="left"/>
      <w:pPr>
        <w:ind w:left="3903" w:hanging="360"/>
      </w:pPr>
      <w:rPr>
        <w:rFonts w:ascii="Wingdings" w:hAnsi="Wingdings" w:hint="default"/>
      </w:rPr>
    </w:lvl>
    <w:lvl w:ilvl="3" w:tplc="04150001" w:tentative="1">
      <w:start w:val="1"/>
      <w:numFmt w:val="bullet"/>
      <w:lvlText w:val=""/>
      <w:lvlJc w:val="left"/>
      <w:pPr>
        <w:ind w:left="4623" w:hanging="360"/>
      </w:pPr>
      <w:rPr>
        <w:rFonts w:ascii="Symbol" w:hAnsi="Symbol" w:hint="default"/>
      </w:rPr>
    </w:lvl>
    <w:lvl w:ilvl="4" w:tplc="04150003" w:tentative="1">
      <w:start w:val="1"/>
      <w:numFmt w:val="bullet"/>
      <w:lvlText w:val="o"/>
      <w:lvlJc w:val="left"/>
      <w:pPr>
        <w:ind w:left="5343" w:hanging="360"/>
      </w:pPr>
      <w:rPr>
        <w:rFonts w:ascii="Courier New" w:hAnsi="Courier New" w:cs="Courier New" w:hint="default"/>
      </w:rPr>
    </w:lvl>
    <w:lvl w:ilvl="5" w:tplc="04150005" w:tentative="1">
      <w:start w:val="1"/>
      <w:numFmt w:val="bullet"/>
      <w:lvlText w:val=""/>
      <w:lvlJc w:val="left"/>
      <w:pPr>
        <w:ind w:left="6063" w:hanging="360"/>
      </w:pPr>
      <w:rPr>
        <w:rFonts w:ascii="Wingdings" w:hAnsi="Wingdings" w:hint="default"/>
      </w:rPr>
    </w:lvl>
    <w:lvl w:ilvl="6" w:tplc="04150001" w:tentative="1">
      <w:start w:val="1"/>
      <w:numFmt w:val="bullet"/>
      <w:lvlText w:val=""/>
      <w:lvlJc w:val="left"/>
      <w:pPr>
        <w:ind w:left="6783" w:hanging="360"/>
      </w:pPr>
      <w:rPr>
        <w:rFonts w:ascii="Symbol" w:hAnsi="Symbol" w:hint="default"/>
      </w:rPr>
    </w:lvl>
    <w:lvl w:ilvl="7" w:tplc="04150003" w:tentative="1">
      <w:start w:val="1"/>
      <w:numFmt w:val="bullet"/>
      <w:lvlText w:val="o"/>
      <w:lvlJc w:val="left"/>
      <w:pPr>
        <w:ind w:left="7503" w:hanging="360"/>
      </w:pPr>
      <w:rPr>
        <w:rFonts w:ascii="Courier New" w:hAnsi="Courier New" w:cs="Courier New" w:hint="default"/>
      </w:rPr>
    </w:lvl>
    <w:lvl w:ilvl="8" w:tplc="04150005" w:tentative="1">
      <w:start w:val="1"/>
      <w:numFmt w:val="bullet"/>
      <w:lvlText w:val=""/>
      <w:lvlJc w:val="left"/>
      <w:pPr>
        <w:ind w:left="8223" w:hanging="360"/>
      </w:pPr>
      <w:rPr>
        <w:rFonts w:ascii="Wingdings" w:hAnsi="Wingdings" w:hint="default"/>
      </w:rPr>
    </w:lvl>
  </w:abstractNum>
  <w:abstractNum w:abstractNumId="10">
    <w:nsid w:val="549B7FA6"/>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7C7E3DDD"/>
    <w:multiLevelType w:val="hybridMultilevel"/>
    <w:tmpl w:val="35A6A4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6"/>
  </w:num>
  <w:num w:numId="4">
    <w:abstractNumId w:val="3"/>
  </w:num>
  <w:num w:numId="5">
    <w:abstractNumId w:val="4"/>
  </w:num>
  <w:num w:numId="6">
    <w:abstractNumId w:val="9"/>
  </w:num>
  <w:num w:numId="7">
    <w:abstractNumId w:val="5"/>
  </w:num>
  <w:num w:numId="8">
    <w:abstractNumId w:val="1"/>
  </w:num>
  <w:num w:numId="9">
    <w:abstractNumId w:val="2"/>
  </w:num>
  <w:num w:numId="10">
    <w:abstractNumId w:val="8"/>
  </w:num>
  <w:num w:numId="11">
    <w:abstractNumId w:val="7"/>
  </w:num>
  <w:num w:numId="1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trackRevisions/>
  <w:defaultTabStop w:val="708"/>
  <w:hyphenationZone w:val="425"/>
  <w:evenAndOddHeaders/>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AC8"/>
    <w:rsid w:val="00000402"/>
    <w:rsid w:val="00000465"/>
    <w:rsid w:val="00000862"/>
    <w:rsid w:val="00000923"/>
    <w:rsid w:val="00000A7A"/>
    <w:rsid w:val="00000E74"/>
    <w:rsid w:val="000016C8"/>
    <w:rsid w:val="0000187A"/>
    <w:rsid w:val="00001B80"/>
    <w:rsid w:val="00002354"/>
    <w:rsid w:val="000028EC"/>
    <w:rsid w:val="00002C8D"/>
    <w:rsid w:val="00002E83"/>
    <w:rsid w:val="00002F29"/>
    <w:rsid w:val="00003F9D"/>
    <w:rsid w:val="00004064"/>
    <w:rsid w:val="000045F6"/>
    <w:rsid w:val="0000497D"/>
    <w:rsid w:val="00005657"/>
    <w:rsid w:val="00005A92"/>
    <w:rsid w:val="00005D33"/>
    <w:rsid w:val="00005DA9"/>
    <w:rsid w:val="0000655C"/>
    <w:rsid w:val="00006AA6"/>
    <w:rsid w:val="00006B34"/>
    <w:rsid w:val="000079C5"/>
    <w:rsid w:val="00010087"/>
    <w:rsid w:val="0001017F"/>
    <w:rsid w:val="00010C7C"/>
    <w:rsid w:val="00010FBB"/>
    <w:rsid w:val="00011D73"/>
    <w:rsid w:val="00011DC9"/>
    <w:rsid w:val="00011E17"/>
    <w:rsid w:val="000129CC"/>
    <w:rsid w:val="00012F70"/>
    <w:rsid w:val="000133C1"/>
    <w:rsid w:val="00013633"/>
    <w:rsid w:val="000138D7"/>
    <w:rsid w:val="00013FDD"/>
    <w:rsid w:val="0001410D"/>
    <w:rsid w:val="000144C7"/>
    <w:rsid w:val="00014D19"/>
    <w:rsid w:val="0001501A"/>
    <w:rsid w:val="00015071"/>
    <w:rsid w:val="00015639"/>
    <w:rsid w:val="00016160"/>
    <w:rsid w:val="000168ED"/>
    <w:rsid w:val="00016A14"/>
    <w:rsid w:val="00016AAB"/>
    <w:rsid w:val="00016F4F"/>
    <w:rsid w:val="0001719E"/>
    <w:rsid w:val="0001783A"/>
    <w:rsid w:val="00017D36"/>
    <w:rsid w:val="00017E60"/>
    <w:rsid w:val="000200A7"/>
    <w:rsid w:val="00020EE2"/>
    <w:rsid w:val="00021237"/>
    <w:rsid w:val="0002151A"/>
    <w:rsid w:val="000218E5"/>
    <w:rsid w:val="000234F0"/>
    <w:rsid w:val="00023562"/>
    <w:rsid w:val="00023C2A"/>
    <w:rsid w:val="00023F76"/>
    <w:rsid w:val="00024197"/>
    <w:rsid w:val="00024992"/>
    <w:rsid w:val="00024A9D"/>
    <w:rsid w:val="00024AAA"/>
    <w:rsid w:val="00025B39"/>
    <w:rsid w:val="00025C58"/>
    <w:rsid w:val="00025E75"/>
    <w:rsid w:val="00026039"/>
    <w:rsid w:val="00026183"/>
    <w:rsid w:val="000268F8"/>
    <w:rsid w:val="00027A7F"/>
    <w:rsid w:val="00027E70"/>
    <w:rsid w:val="00027E77"/>
    <w:rsid w:val="000304FE"/>
    <w:rsid w:val="00030591"/>
    <w:rsid w:val="00030C16"/>
    <w:rsid w:val="00031955"/>
    <w:rsid w:val="000319AD"/>
    <w:rsid w:val="00031C05"/>
    <w:rsid w:val="00031E75"/>
    <w:rsid w:val="000321E1"/>
    <w:rsid w:val="000325D0"/>
    <w:rsid w:val="000326A0"/>
    <w:rsid w:val="000326CD"/>
    <w:rsid w:val="000329AC"/>
    <w:rsid w:val="00033041"/>
    <w:rsid w:val="00033C9A"/>
    <w:rsid w:val="0003407C"/>
    <w:rsid w:val="000346D9"/>
    <w:rsid w:val="00034AB3"/>
    <w:rsid w:val="00034B76"/>
    <w:rsid w:val="00034C3B"/>
    <w:rsid w:val="000355D3"/>
    <w:rsid w:val="00035A48"/>
    <w:rsid w:val="00035D5B"/>
    <w:rsid w:val="00035DC2"/>
    <w:rsid w:val="00036554"/>
    <w:rsid w:val="000367EF"/>
    <w:rsid w:val="00037982"/>
    <w:rsid w:val="00040DC7"/>
    <w:rsid w:val="00041441"/>
    <w:rsid w:val="00041E7D"/>
    <w:rsid w:val="000421C9"/>
    <w:rsid w:val="00042959"/>
    <w:rsid w:val="000430BE"/>
    <w:rsid w:val="000430DB"/>
    <w:rsid w:val="00043C90"/>
    <w:rsid w:val="0004416F"/>
    <w:rsid w:val="0004449A"/>
    <w:rsid w:val="00044582"/>
    <w:rsid w:val="000447BB"/>
    <w:rsid w:val="00044849"/>
    <w:rsid w:val="00044951"/>
    <w:rsid w:val="00044E34"/>
    <w:rsid w:val="00044F3C"/>
    <w:rsid w:val="000451AF"/>
    <w:rsid w:val="000452E7"/>
    <w:rsid w:val="00045EA2"/>
    <w:rsid w:val="0004633B"/>
    <w:rsid w:val="00046746"/>
    <w:rsid w:val="000469D7"/>
    <w:rsid w:val="00047620"/>
    <w:rsid w:val="00047D2F"/>
    <w:rsid w:val="00050617"/>
    <w:rsid w:val="00051105"/>
    <w:rsid w:val="0005116A"/>
    <w:rsid w:val="00051516"/>
    <w:rsid w:val="00051739"/>
    <w:rsid w:val="00052014"/>
    <w:rsid w:val="0005233A"/>
    <w:rsid w:val="00052379"/>
    <w:rsid w:val="000526B4"/>
    <w:rsid w:val="00052965"/>
    <w:rsid w:val="00052BAA"/>
    <w:rsid w:val="00052EC7"/>
    <w:rsid w:val="000541C1"/>
    <w:rsid w:val="00054570"/>
    <w:rsid w:val="000545B0"/>
    <w:rsid w:val="00054734"/>
    <w:rsid w:val="00054834"/>
    <w:rsid w:val="00054CD3"/>
    <w:rsid w:val="00055970"/>
    <w:rsid w:val="00055E24"/>
    <w:rsid w:val="00055F3A"/>
    <w:rsid w:val="00055FD7"/>
    <w:rsid w:val="0005601E"/>
    <w:rsid w:val="0005603A"/>
    <w:rsid w:val="0005631A"/>
    <w:rsid w:val="0005645C"/>
    <w:rsid w:val="000564DB"/>
    <w:rsid w:val="0005651D"/>
    <w:rsid w:val="000573E6"/>
    <w:rsid w:val="000575C1"/>
    <w:rsid w:val="000576B5"/>
    <w:rsid w:val="00057A3E"/>
    <w:rsid w:val="00060274"/>
    <w:rsid w:val="000603B9"/>
    <w:rsid w:val="000606AD"/>
    <w:rsid w:val="00060D94"/>
    <w:rsid w:val="00061AC5"/>
    <w:rsid w:val="00061FD8"/>
    <w:rsid w:val="000624E1"/>
    <w:rsid w:val="000627D9"/>
    <w:rsid w:val="0006371B"/>
    <w:rsid w:val="00063B5A"/>
    <w:rsid w:val="00063EB4"/>
    <w:rsid w:val="00063ED4"/>
    <w:rsid w:val="0006402D"/>
    <w:rsid w:val="000646A6"/>
    <w:rsid w:val="0006501C"/>
    <w:rsid w:val="00065FB4"/>
    <w:rsid w:val="000667A5"/>
    <w:rsid w:val="00066E05"/>
    <w:rsid w:val="00066E56"/>
    <w:rsid w:val="00066EBA"/>
    <w:rsid w:val="000674AB"/>
    <w:rsid w:val="00067DCF"/>
    <w:rsid w:val="00070143"/>
    <w:rsid w:val="00070190"/>
    <w:rsid w:val="0007044E"/>
    <w:rsid w:val="00070DC0"/>
    <w:rsid w:val="000713B4"/>
    <w:rsid w:val="000714C3"/>
    <w:rsid w:val="000715F0"/>
    <w:rsid w:val="00071676"/>
    <w:rsid w:val="00071786"/>
    <w:rsid w:val="00071934"/>
    <w:rsid w:val="00072086"/>
    <w:rsid w:val="0007216C"/>
    <w:rsid w:val="00072385"/>
    <w:rsid w:val="000724D5"/>
    <w:rsid w:val="00072644"/>
    <w:rsid w:val="000730BF"/>
    <w:rsid w:val="0007326E"/>
    <w:rsid w:val="00073683"/>
    <w:rsid w:val="00073D0A"/>
    <w:rsid w:val="00074716"/>
    <w:rsid w:val="0007482D"/>
    <w:rsid w:val="0007484A"/>
    <w:rsid w:val="00074BF4"/>
    <w:rsid w:val="00075EEA"/>
    <w:rsid w:val="00076117"/>
    <w:rsid w:val="000761E5"/>
    <w:rsid w:val="00076321"/>
    <w:rsid w:val="000765D1"/>
    <w:rsid w:val="00076917"/>
    <w:rsid w:val="00076FD8"/>
    <w:rsid w:val="00077342"/>
    <w:rsid w:val="00077604"/>
    <w:rsid w:val="00077C7E"/>
    <w:rsid w:val="00077D84"/>
    <w:rsid w:val="00077F18"/>
    <w:rsid w:val="0008040A"/>
    <w:rsid w:val="0008095B"/>
    <w:rsid w:val="00080B9A"/>
    <w:rsid w:val="00080CD0"/>
    <w:rsid w:val="00080D6C"/>
    <w:rsid w:val="00080D7C"/>
    <w:rsid w:val="000816C9"/>
    <w:rsid w:val="0008407A"/>
    <w:rsid w:val="0008447F"/>
    <w:rsid w:val="0008448B"/>
    <w:rsid w:val="00084F08"/>
    <w:rsid w:val="0008572C"/>
    <w:rsid w:val="00085CE8"/>
    <w:rsid w:val="00086CE6"/>
    <w:rsid w:val="00086D42"/>
    <w:rsid w:val="000878DA"/>
    <w:rsid w:val="00090D09"/>
    <w:rsid w:val="00090F99"/>
    <w:rsid w:val="0009124A"/>
    <w:rsid w:val="00091563"/>
    <w:rsid w:val="00091AC9"/>
    <w:rsid w:val="00091B57"/>
    <w:rsid w:val="00091C03"/>
    <w:rsid w:val="0009220F"/>
    <w:rsid w:val="00092C0E"/>
    <w:rsid w:val="000936C1"/>
    <w:rsid w:val="00093804"/>
    <w:rsid w:val="000942C9"/>
    <w:rsid w:val="000946C0"/>
    <w:rsid w:val="0009565B"/>
    <w:rsid w:val="0009571E"/>
    <w:rsid w:val="00095BF2"/>
    <w:rsid w:val="00095C63"/>
    <w:rsid w:val="0009621B"/>
    <w:rsid w:val="000962DD"/>
    <w:rsid w:val="000965B0"/>
    <w:rsid w:val="00096644"/>
    <w:rsid w:val="00096E9E"/>
    <w:rsid w:val="00096FFD"/>
    <w:rsid w:val="0009782C"/>
    <w:rsid w:val="000978AB"/>
    <w:rsid w:val="00097B33"/>
    <w:rsid w:val="00097EF9"/>
    <w:rsid w:val="000A00F8"/>
    <w:rsid w:val="000A0592"/>
    <w:rsid w:val="000A05EC"/>
    <w:rsid w:val="000A06A1"/>
    <w:rsid w:val="000A06CB"/>
    <w:rsid w:val="000A06E6"/>
    <w:rsid w:val="000A0D55"/>
    <w:rsid w:val="000A0E30"/>
    <w:rsid w:val="000A0FB4"/>
    <w:rsid w:val="000A1177"/>
    <w:rsid w:val="000A12F6"/>
    <w:rsid w:val="000A219E"/>
    <w:rsid w:val="000A2E76"/>
    <w:rsid w:val="000A36B4"/>
    <w:rsid w:val="000A3AE6"/>
    <w:rsid w:val="000A45EE"/>
    <w:rsid w:val="000A5526"/>
    <w:rsid w:val="000A588C"/>
    <w:rsid w:val="000A69C6"/>
    <w:rsid w:val="000A6DA1"/>
    <w:rsid w:val="000A75B1"/>
    <w:rsid w:val="000A769E"/>
    <w:rsid w:val="000A7BC6"/>
    <w:rsid w:val="000A7D4B"/>
    <w:rsid w:val="000A7D53"/>
    <w:rsid w:val="000B01A5"/>
    <w:rsid w:val="000B0469"/>
    <w:rsid w:val="000B09AF"/>
    <w:rsid w:val="000B09ED"/>
    <w:rsid w:val="000B0E30"/>
    <w:rsid w:val="000B0F86"/>
    <w:rsid w:val="000B1025"/>
    <w:rsid w:val="000B11BA"/>
    <w:rsid w:val="000B14F9"/>
    <w:rsid w:val="000B1CC6"/>
    <w:rsid w:val="000B2373"/>
    <w:rsid w:val="000B2823"/>
    <w:rsid w:val="000B2881"/>
    <w:rsid w:val="000B2F7D"/>
    <w:rsid w:val="000B318B"/>
    <w:rsid w:val="000B334E"/>
    <w:rsid w:val="000B3806"/>
    <w:rsid w:val="000B3FBF"/>
    <w:rsid w:val="000B4022"/>
    <w:rsid w:val="000B4232"/>
    <w:rsid w:val="000B49D0"/>
    <w:rsid w:val="000B4AE5"/>
    <w:rsid w:val="000B557B"/>
    <w:rsid w:val="000B57D5"/>
    <w:rsid w:val="000B5B85"/>
    <w:rsid w:val="000B5F87"/>
    <w:rsid w:val="000B5FD9"/>
    <w:rsid w:val="000B610D"/>
    <w:rsid w:val="000B65DE"/>
    <w:rsid w:val="000B69CA"/>
    <w:rsid w:val="000B6E22"/>
    <w:rsid w:val="000B728C"/>
    <w:rsid w:val="000B73DB"/>
    <w:rsid w:val="000B7B39"/>
    <w:rsid w:val="000C0CFF"/>
    <w:rsid w:val="000C1715"/>
    <w:rsid w:val="000C1773"/>
    <w:rsid w:val="000C1A35"/>
    <w:rsid w:val="000C2297"/>
    <w:rsid w:val="000C2582"/>
    <w:rsid w:val="000C2AE9"/>
    <w:rsid w:val="000C2B4F"/>
    <w:rsid w:val="000C3127"/>
    <w:rsid w:val="000C32AD"/>
    <w:rsid w:val="000C33EB"/>
    <w:rsid w:val="000C35CC"/>
    <w:rsid w:val="000C35E4"/>
    <w:rsid w:val="000C3668"/>
    <w:rsid w:val="000C36B3"/>
    <w:rsid w:val="000C3CFD"/>
    <w:rsid w:val="000C4189"/>
    <w:rsid w:val="000C4657"/>
    <w:rsid w:val="000C4A1F"/>
    <w:rsid w:val="000C4FD9"/>
    <w:rsid w:val="000C623C"/>
    <w:rsid w:val="000C6537"/>
    <w:rsid w:val="000C6BD2"/>
    <w:rsid w:val="000C705A"/>
    <w:rsid w:val="000C7939"/>
    <w:rsid w:val="000C7EC9"/>
    <w:rsid w:val="000C7F02"/>
    <w:rsid w:val="000C7FD7"/>
    <w:rsid w:val="000D0403"/>
    <w:rsid w:val="000D0441"/>
    <w:rsid w:val="000D0A78"/>
    <w:rsid w:val="000D0EE7"/>
    <w:rsid w:val="000D10AE"/>
    <w:rsid w:val="000D13CF"/>
    <w:rsid w:val="000D13EF"/>
    <w:rsid w:val="000D1BDC"/>
    <w:rsid w:val="000D211C"/>
    <w:rsid w:val="000D22F2"/>
    <w:rsid w:val="000D29D3"/>
    <w:rsid w:val="000D31C6"/>
    <w:rsid w:val="000D3BA2"/>
    <w:rsid w:val="000D3C6F"/>
    <w:rsid w:val="000D42A5"/>
    <w:rsid w:val="000D44CB"/>
    <w:rsid w:val="000D6840"/>
    <w:rsid w:val="000D6899"/>
    <w:rsid w:val="000D7AB8"/>
    <w:rsid w:val="000D7DF0"/>
    <w:rsid w:val="000E04CE"/>
    <w:rsid w:val="000E052D"/>
    <w:rsid w:val="000E06ED"/>
    <w:rsid w:val="000E0D7C"/>
    <w:rsid w:val="000E1F20"/>
    <w:rsid w:val="000E226E"/>
    <w:rsid w:val="000E2804"/>
    <w:rsid w:val="000E28B9"/>
    <w:rsid w:val="000E2924"/>
    <w:rsid w:val="000E29B9"/>
    <w:rsid w:val="000E2C96"/>
    <w:rsid w:val="000E2F59"/>
    <w:rsid w:val="000E2F84"/>
    <w:rsid w:val="000E35C0"/>
    <w:rsid w:val="000E3917"/>
    <w:rsid w:val="000E3C44"/>
    <w:rsid w:val="000E4016"/>
    <w:rsid w:val="000E445B"/>
    <w:rsid w:val="000E4ACA"/>
    <w:rsid w:val="000E4E6A"/>
    <w:rsid w:val="000E5985"/>
    <w:rsid w:val="000E61F4"/>
    <w:rsid w:val="000E702E"/>
    <w:rsid w:val="000E75AE"/>
    <w:rsid w:val="000E7963"/>
    <w:rsid w:val="000F055A"/>
    <w:rsid w:val="000F0A2B"/>
    <w:rsid w:val="000F0C3F"/>
    <w:rsid w:val="000F106C"/>
    <w:rsid w:val="000F1641"/>
    <w:rsid w:val="000F19FB"/>
    <w:rsid w:val="000F27B9"/>
    <w:rsid w:val="000F2BE3"/>
    <w:rsid w:val="000F2C81"/>
    <w:rsid w:val="000F2E69"/>
    <w:rsid w:val="000F3014"/>
    <w:rsid w:val="000F430D"/>
    <w:rsid w:val="000F491B"/>
    <w:rsid w:val="000F4995"/>
    <w:rsid w:val="000F4AB7"/>
    <w:rsid w:val="000F4C07"/>
    <w:rsid w:val="000F4F40"/>
    <w:rsid w:val="000F4FE1"/>
    <w:rsid w:val="000F516C"/>
    <w:rsid w:val="000F53E0"/>
    <w:rsid w:val="000F5448"/>
    <w:rsid w:val="000F5B5C"/>
    <w:rsid w:val="000F62EE"/>
    <w:rsid w:val="000F6BF6"/>
    <w:rsid w:val="000F6C39"/>
    <w:rsid w:val="000F720C"/>
    <w:rsid w:val="000F7366"/>
    <w:rsid w:val="000F779F"/>
    <w:rsid w:val="000F7977"/>
    <w:rsid w:val="000F7A4D"/>
    <w:rsid w:val="000F7A5F"/>
    <w:rsid w:val="001005E0"/>
    <w:rsid w:val="001006B6"/>
    <w:rsid w:val="00100E60"/>
    <w:rsid w:val="001011A2"/>
    <w:rsid w:val="00102060"/>
    <w:rsid w:val="00102456"/>
    <w:rsid w:val="00102502"/>
    <w:rsid w:val="0010258C"/>
    <w:rsid w:val="001025D4"/>
    <w:rsid w:val="0010264C"/>
    <w:rsid w:val="0010368E"/>
    <w:rsid w:val="001037FC"/>
    <w:rsid w:val="00103BD5"/>
    <w:rsid w:val="00103CEF"/>
    <w:rsid w:val="00103E75"/>
    <w:rsid w:val="00104222"/>
    <w:rsid w:val="00104269"/>
    <w:rsid w:val="00104288"/>
    <w:rsid w:val="00104679"/>
    <w:rsid w:val="00104A9D"/>
    <w:rsid w:val="00104C46"/>
    <w:rsid w:val="00104E2A"/>
    <w:rsid w:val="001056E2"/>
    <w:rsid w:val="00105F1D"/>
    <w:rsid w:val="001060B2"/>
    <w:rsid w:val="00106248"/>
    <w:rsid w:val="00106A4B"/>
    <w:rsid w:val="00106F5A"/>
    <w:rsid w:val="00107A61"/>
    <w:rsid w:val="00107DA2"/>
    <w:rsid w:val="00110022"/>
    <w:rsid w:val="00110BEA"/>
    <w:rsid w:val="00111378"/>
    <w:rsid w:val="001117A9"/>
    <w:rsid w:val="00111D05"/>
    <w:rsid w:val="00111D58"/>
    <w:rsid w:val="00112A32"/>
    <w:rsid w:val="00112B3B"/>
    <w:rsid w:val="00112F87"/>
    <w:rsid w:val="001131FC"/>
    <w:rsid w:val="001136BA"/>
    <w:rsid w:val="00113CB9"/>
    <w:rsid w:val="00113DEF"/>
    <w:rsid w:val="00115358"/>
    <w:rsid w:val="00115B40"/>
    <w:rsid w:val="00115DA1"/>
    <w:rsid w:val="001161DE"/>
    <w:rsid w:val="0011667C"/>
    <w:rsid w:val="00116C04"/>
    <w:rsid w:val="0011799F"/>
    <w:rsid w:val="001179B9"/>
    <w:rsid w:val="00117A2F"/>
    <w:rsid w:val="0012043A"/>
    <w:rsid w:val="00120547"/>
    <w:rsid w:val="0012152E"/>
    <w:rsid w:val="0012161F"/>
    <w:rsid w:val="00121870"/>
    <w:rsid w:val="001220ED"/>
    <w:rsid w:val="0012264B"/>
    <w:rsid w:val="00122AF5"/>
    <w:rsid w:val="00122EB5"/>
    <w:rsid w:val="001238CC"/>
    <w:rsid w:val="00124D9F"/>
    <w:rsid w:val="00125A91"/>
    <w:rsid w:val="00125C54"/>
    <w:rsid w:val="00125CFA"/>
    <w:rsid w:val="001266ED"/>
    <w:rsid w:val="00126757"/>
    <w:rsid w:val="00126D7F"/>
    <w:rsid w:val="00126FF6"/>
    <w:rsid w:val="00127292"/>
    <w:rsid w:val="00127530"/>
    <w:rsid w:val="001279B4"/>
    <w:rsid w:val="00127EE2"/>
    <w:rsid w:val="00127FBA"/>
    <w:rsid w:val="00130D4A"/>
    <w:rsid w:val="00131395"/>
    <w:rsid w:val="00131894"/>
    <w:rsid w:val="001318E6"/>
    <w:rsid w:val="001319BB"/>
    <w:rsid w:val="00131A19"/>
    <w:rsid w:val="00131D8E"/>
    <w:rsid w:val="001322D2"/>
    <w:rsid w:val="0013253D"/>
    <w:rsid w:val="001326C1"/>
    <w:rsid w:val="0013299F"/>
    <w:rsid w:val="00132B61"/>
    <w:rsid w:val="00133A83"/>
    <w:rsid w:val="00133BC6"/>
    <w:rsid w:val="00133DF9"/>
    <w:rsid w:val="00134034"/>
    <w:rsid w:val="00134066"/>
    <w:rsid w:val="00134E20"/>
    <w:rsid w:val="00135373"/>
    <w:rsid w:val="0013605E"/>
    <w:rsid w:val="00136241"/>
    <w:rsid w:val="0013657D"/>
    <w:rsid w:val="00136A4E"/>
    <w:rsid w:val="00136C24"/>
    <w:rsid w:val="00136F5B"/>
    <w:rsid w:val="00137D07"/>
    <w:rsid w:val="00137EE8"/>
    <w:rsid w:val="00140B0F"/>
    <w:rsid w:val="00140B31"/>
    <w:rsid w:val="00140D7A"/>
    <w:rsid w:val="00140E1E"/>
    <w:rsid w:val="00141383"/>
    <w:rsid w:val="00141AE7"/>
    <w:rsid w:val="00142231"/>
    <w:rsid w:val="00142C03"/>
    <w:rsid w:val="00142D90"/>
    <w:rsid w:val="0014359B"/>
    <w:rsid w:val="001438FC"/>
    <w:rsid w:val="00143913"/>
    <w:rsid w:val="00143A7F"/>
    <w:rsid w:val="00143C46"/>
    <w:rsid w:val="00143E51"/>
    <w:rsid w:val="00144015"/>
    <w:rsid w:val="001445DA"/>
    <w:rsid w:val="00144839"/>
    <w:rsid w:val="001449E2"/>
    <w:rsid w:val="001455FF"/>
    <w:rsid w:val="001456E3"/>
    <w:rsid w:val="00145A2A"/>
    <w:rsid w:val="001461B0"/>
    <w:rsid w:val="00146578"/>
    <w:rsid w:val="001465B2"/>
    <w:rsid w:val="00146FBA"/>
    <w:rsid w:val="00147377"/>
    <w:rsid w:val="0014794E"/>
    <w:rsid w:val="00150E8B"/>
    <w:rsid w:val="0015116E"/>
    <w:rsid w:val="00151453"/>
    <w:rsid w:val="00151F77"/>
    <w:rsid w:val="00152163"/>
    <w:rsid w:val="001521C1"/>
    <w:rsid w:val="001527B9"/>
    <w:rsid w:val="00152994"/>
    <w:rsid w:val="00152B5F"/>
    <w:rsid w:val="00152E04"/>
    <w:rsid w:val="00153442"/>
    <w:rsid w:val="00153C8D"/>
    <w:rsid w:val="00153FDF"/>
    <w:rsid w:val="0015402C"/>
    <w:rsid w:val="00154168"/>
    <w:rsid w:val="00154678"/>
    <w:rsid w:val="00154C9D"/>
    <w:rsid w:val="001551A5"/>
    <w:rsid w:val="00155BA6"/>
    <w:rsid w:val="00156009"/>
    <w:rsid w:val="001561CD"/>
    <w:rsid w:val="00157A8E"/>
    <w:rsid w:val="00157CF0"/>
    <w:rsid w:val="00160165"/>
    <w:rsid w:val="0016059E"/>
    <w:rsid w:val="00160E26"/>
    <w:rsid w:val="00161A4A"/>
    <w:rsid w:val="00161E43"/>
    <w:rsid w:val="001624A7"/>
    <w:rsid w:val="00162C8C"/>
    <w:rsid w:val="001635CC"/>
    <w:rsid w:val="00163DFA"/>
    <w:rsid w:val="001643A1"/>
    <w:rsid w:val="001643C9"/>
    <w:rsid w:val="001647C3"/>
    <w:rsid w:val="00164C62"/>
    <w:rsid w:val="00164ECE"/>
    <w:rsid w:val="00164F8E"/>
    <w:rsid w:val="0016564B"/>
    <w:rsid w:val="00165DA7"/>
    <w:rsid w:val="00165DF6"/>
    <w:rsid w:val="001668FA"/>
    <w:rsid w:val="00166B8C"/>
    <w:rsid w:val="00166BF8"/>
    <w:rsid w:val="00166F14"/>
    <w:rsid w:val="00167AC6"/>
    <w:rsid w:val="001704E1"/>
    <w:rsid w:val="00170659"/>
    <w:rsid w:val="00170684"/>
    <w:rsid w:val="001708B9"/>
    <w:rsid w:val="0017109B"/>
    <w:rsid w:val="0017116C"/>
    <w:rsid w:val="0017137F"/>
    <w:rsid w:val="00171717"/>
    <w:rsid w:val="0017173C"/>
    <w:rsid w:val="00171857"/>
    <w:rsid w:val="0017188E"/>
    <w:rsid w:val="00171CAD"/>
    <w:rsid w:val="0017240C"/>
    <w:rsid w:val="0017264B"/>
    <w:rsid w:val="00172ADC"/>
    <w:rsid w:val="00172C50"/>
    <w:rsid w:val="00172DEB"/>
    <w:rsid w:val="001730B8"/>
    <w:rsid w:val="001732C0"/>
    <w:rsid w:val="0017335C"/>
    <w:rsid w:val="00173511"/>
    <w:rsid w:val="00173F23"/>
    <w:rsid w:val="0017451D"/>
    <w:rsid w:val="001748DC"/>
    <w:rsid w:val="00174E2A"/>
    <w:rsid w:val="001756D2"/>
    <w:rsid w:val="00175D19"/>
    <w:rsid w:val="00176254"/>
    <w:rsid w:val="0017671F"/>
    <w:rsid w:val="00176B05"/>
    <w:rsid w:val="0017737C"/>
    <w:rsid w:val="001777FE"/>
    <w:rsid w:val="0017796E"/>
    <w:rsid w:val="00180197"/>
    <w:rsid w:val="00181544"/>
    <w:rsid w:val="00181918"/>
    <w:rsid w:val="00181C14"/>
    <w:rsid w:val="001823C7"/>
    <w:rsid w:val="001823F4"/>
    <w:rsid w:val="00182895"/>
    <w:rsid w:val="00183047"/>
    <w:rsid w:val="00183107"/>
    <w:rsid w:val="00183159"/>
    <w:rsid w:val="00183270"/>
    <w:rsid w:val="00183B81"/>
    <w:rsid w:val="00183BD9"/>
    <w:rsid w:val="00184264"/>
    <w:rsid w:val="001844D4"/>
    <w:rsid w:val="00184D95"/>
    <w:rsid w:val="00185548"/>
    <w:rsid w:val="00185560"/>
    <w:rsid w:val="00185578"/>
    <w:rsid w:val="001858C0"/>
    <w:rsid w:val="001859C7"/>
    <w:rsid w:val="0018626F"/>
    <w:rsid w:val="00187F9C"/>
    <w:rsid w:val="00191A1A"/>
    <w:rsid w:val="00191CE6"/>
    <w:rsid w:val="001925E6"/>
    <w:rsid w:val="00192873"/>
    <w:rsid w:val="001933D1"/>
    <w:rsid w:val="00193CB4"/>
    <w:rsid w:val="00193CDC"/>
    <w:rsid w:val="00194488"/>
    <w:rsid w:val="0019470B"/>
    <w:rsid w:val="0019493A"/>
    <w:rsid w:val="001949BB"/>
    <w:rsid w:val="00194E7F"/>
    <w:rsid w:val="0019590F"/>
    <w:rsid w:val="00195FA6"/>
    <w:rsid w:val="00196FD7"/>
    <w:rsid w:val="00197243"/>
    <w:rsid w:val="00197297"/>
    <w:rsid w:val="0019759B"/>
    <w:rsid w:val="0019797A"/>
    <w:rsid w:val="001979E9"/>
    <w:rsid w:val="00197A2F"/>
    <w:rsid w:val="00197F00"/>
    <w:rsid w:val="001A0637"/>
    <w:rsid w:val="001A0F0C"/>
    <w:rsid w:val="001A0FEE"/>
    <w:rsid w:val="001A145A"/>
    <w:rsid w:val="001A1C59"/>
    <w:rsid w:val="001A1C6F"/>
    <w:rsid w:val="001A25FF"/>
    <w:rsid w:val="001A314E"/>
    <w:rsid w:val="001A3257"/>
    <w:rsid w:val="001A3666"/>
    <w:rsid w:val="001A3AA0"/>
    <w:rsid w:val="001A4129"/>
    <w:rsid w:val="001A44CE"/>
    <w:rsid w:val="001A47D5"/>
    <w:rsid w:val="001A4ADA"/>
    <w:rsid w:val="001A5039"/>
    <w:rsid w:val="001A540F"/>
    <w:rsid w:val="001A5560"/>
    <w:rsid w:val="001A5AF2"/>
    <w:rsid w:val="001A62DE"/>
    <w:rsid w:val="001A6435"/>
    <w:rsid w:val="001A6809"/>
    <w:rsid w:val="001A6D20"/>
    <w:rsid w:val="001A778B"/>
    <w:rsid w:val="001A7B64"/>
    <w:rsid w:val="001A7D24"/>
    <w:rsid w:val="001A7EA3"/>
    <w:rsid w:val="001B08B2"/>
    <w:rsid w:val="001B170C"/>
    <w:rsid w:val="001B18D1"/>
    <w:rsid w:val="001B18E7"/>
    <w:rsid w:val="001B1E11"/>
    <w:rsid w:val="001B219D"/>
    <w:rsid w:val="001B27A7"/>
    <w:rsid w:val="001B2980"/>
    <w:rsid w:val="001B2BD2"/>
    <w:rsid w:val="001B31D5"/>
    <w:rsid w:val="001B32C8"/>
    <w:rsid w:val="001B3F04"/>
    <w:rsid w:val="001B40FB"/>
    <w:rsid w:val="001B41A7"/>
    <w:rsid w:val="001B4394"/>
    <w:rsid w:val="001B4B7D"/>
    <w:rsid w:val="001B4D8A"/>
    <w:rsid w:val="001B57CA"/>
    <w:rsid w:val="001B5D2E"/>
    <w:rsid w:val="001B5FB3"/>
    <w:rsid w:val="001B665C"/>
    <w:rsid w:val="001B6B90"/>
    <w:rsid w:val="001B6C0E"/>
    <w:rsid w:val="001B6F04"/>
    <w:rsid w:val="001B78B1"/>
    <w:rsid w:val="001C0D38"/>
    <w:rsid w:val="001C0F7D"/>
    <w:rsid w:val="001C0FA1"/>
    <w:rsid w:val="001C1264"/>
    <w:rsid w:val="001C1954"/>
    <w:rsid w:val="001C2691"/>
    <w:rsid w:val="001C30E2"/>
    <w:rsid w:val="001C31F5"/>
    <w:rsid w:val="001C3208"/>
    <w:rsid w:val="001C3685"/>
    <w:rsid w:val="001C3B6D"/>
    <w:rsid w:val="001C3BA6"/>
    <w:rsid w:val="001C403B"/>
    <w:rsid w:val="001C4148"/>
    <w:rsid w:val="001C434C"/>
    <w:rsid w:val="001C46B0"/>
    <w:rsid w:val="001C492E"/>
    <w:rsid w:val="001C4ABE"/>
    <w:rsid w:val="001C4B66"/>
    <w:rsid w:val="001C5792"/>
    <w:rsid w:val="001C5B7A"/>
    <w:rsid w:val="001C5F9F"/>
    <w:rsid w:val="001C5FF3"/>
    <w:rsid w:val="001C657E"/>
    <w:rsid w:val="001C671D"/>
    <w:rsid w:val="001C7102"/>
    <w:rsid w:val="001C71AF"/>
    <w:rsid w:val="001C735D"/>
    <w:rsid w:val="001C7642"/>
    <w:rsid w:val="001C7725"/>
    <w:rsid w:val="001C7A50"/>
    <w:rsid w:val="001C7C43"/>
    <w:rsid w:val="001D0602"/>
    <w:rsid w:val="001D232D"/>
    <w:rsid w:val="001D24F4"/>
    <w:rsid w:val="001D264A"/>
    <w:rsid w:val="001D2755"/>
    <w:rsid w:val="001D3628"/>
    <w:rsid w:val="001D3A67"/>
    <w:rsid w:val="001D3ED0"/>
    <w:rsid w:val="001D42B2"/>
    <w:rsid w:val="001D446F"/>
    <w:rsid w:val="001D4AC1"/>
    <w:rsid w:val="001D51CC"/>
    <w:rsid w:val="001D522E"/>
    <w:rsid w:val="001D5A9A"/>
    <w:rsid w:val="001D5EBE"/>
    <w:rsid w:val="001D6002"/>
    <w:rsid w:val="001D60E4"/>
    <w:rsid w:val="001D6148"/>
    <w:rsid w:val="001D6EC0"/>
    <w:rsid w:val="001D71A2"/>
    <w:rsid w:val="001D7436"/>
    <w:rsid w:val="001D7680"/>
    <w:rsid w:val="001D78CB"/>
    <w:rsid w:val="001E0276"/>
    <w:rsid w:val="001E02CA"/>
    <w:rsid w:val="001E0A3B"/>
    <w:rsid w:val="001E0B47"/>
    <w:rsid w:val="001E0CE3"/>
    <w:rsid w:val="001E0F86"/>
    <w:rsid w:val="001E17E0"/>
    <w:rsid w:val="001E1F1E"/>
    <w:rsid w:val="001E215A"/>
    <w:rsid w:val="001E3016"/>
    <w:rsid w:val="001E3104"/>
    <w:rsid w:val="001E34D4"/>
    <w:rsid w:val="001E3845"/>
    <w:rsid w:val="001E3B56"/>
    <w:rsid w:val="001E3D17"/>
    <w:rsid w:val="001E3D96"/>
    <w:rsid w:val="001E3E84"/>
    <w:rsid w:val="001E40E2"/>
    <w:rsid w:val="001E445D"/>
    <w:rsid w:val="001E44B2"/>
    <w:rsid w:val="001E453D"/>
    <w:rsid w:val="001E565B"/>
    <w:rsid w:val="001E77E2"/>
    <w:rsid w:val="001E7F1C"/>
    <w:rsid w:val="001F14FE"/>
    <w:rsid w:val="001F194C"/>
    <w:rsid w:val="001F24CD"/>
    <w:rsid w:val="001F2D55"/>
    <w:rsid w:val="001F2F04"/>
    <w:rsid w:val="001F3073"/>
    <w:rsid w:val="001F33E4"/>
    <w:rsid w:val="001F354F"/>
    <w:rsid w:val="001F35E5"/>
    <w:rsid w:val="001F3728"/>
    <w:rsid w:val="001F3FF1"/>
    <w:rsid w:val="001F480D"/>
    <w:rsid w:val="001F487F"/>
    <w:rsid w:val="001F57AD"/>
    <w:rsid w:val="001F59F4"/>
    <w:rsid w:val="001F5C86"/>
    <w:rsid w:val="001F5D0A"/>
    <w:rsid w:val="001F5F0A"/>
    <w:rsid w:val="001F6B2B"/>
    <w:rsid w:val="001F7081"/>
    <w:rsid w:val="001F743D"/>
    <w:rsid w:val="001F7B69"/>
    <w:rsid w:val="001F7F2F"/>
    <w:rsid w:val="002000E5"/>
    <w:rsid w:val="00200265"/>
    <w:rsid w:val="0020092F"/>
    <w:rsid w:val="00200A6E"/>
    <w:rsid w:val="0020114B"/>
    <w:rsid w:val="0020135D"/>
    <w:rsid w:val="00201D78"/>
    <w:rsid w:val="002028DD"/>
    <w:rsid w:val="002029F5"/>
    <w:rsid w:val="00202F10"/>
    <w:rsid w:val="002031D3"/>
    <w:rsid w:val="002033D7"/>
    <w:rsid w:val="002034DE"/>
    <w:rsid w:val="00203571"/>
    <w:rsid w:val="0020378F"/>
    <w:rsid w:val="00204426"/>
    <w:rsid w:val="002055B8"/>
    <w:rsid w:val="00206471"/>
    <w:rsid w:val="00206487"/>
    <w:rsid w:val="00206515"/>
    <w:rsid w:val="0020651D"/>
    <w:rsid w:val="00206A02"/>
    <w:rsid w:val="00206A5F"/>
    <w:rsid w:val="00206DB9"/>
    <w:rsid w:val="00206EBB"/>
    <w:rsid w:val="002072FC"/>
    <w:rsid w:val="0020783B"/>
    <w:rsid w:val="00207D4C"/>
    <w:rsid w:val="002105D4"/>
    <w:rsid w:val="00211385"/>
    <w:rsid w:val="0021161D"/>
    <w:rsid w:val="002116C7"/>
    <w:rsid w:val="00211B35"/>
    <w:rsid w:val="00211BB3"/>
    <w:rsid w:val="0021279A"/>
    <w:rsid w:val="00212E18"/>
    <w:rsid w:val="00212EC0"/>
    <w:rsid w:val="00212EF6"/>
    <w:rsid w:val="00212FE6"/>
    <w:rsid w:val="00213273"/>
    <w:rsid w:val="00213296"/>
    <w:rsid w:val="002139DC"/>
    <w:rsid w:val="00213B3D"/>
    <w:rsid w:val="00213EE0"/>
    <w:rsid w:val="0021401B"/>
    <w:rsid w:val="00214465"/>
    <w:rsid w:val="002148E1"/>
    <w:rsid w:val="00214E0B"/>
    <w:rsid w:val="00214ED6"/>
    <w:rsid w:val="0021502E"/>
    <w:rsid w:val="00215545"/>
    <w:rsid w:val="00215E5A"/>
    <w:rsid w:val="002160B3"/>
    <w:rsid w:val="00216289"/>
    <w:rsid w:val="002167D3"/>
    <w:rsid w:val="00216FE3"/>
    <w:rsid w:val="00217700"/>
    <w:rsid w:val="00217CB0"/>
    <w:rsid w:val="00217D99"/>
    <w:rsid w:val="002201A7"/>
    <w:rsid w:val="002210DA"/>
    <w:rsid w:val="002218E4"/>
    <w:rsid w:val="002218F1"/>
    <w:rsid w:val="00221DAB"/>
    <w:rsid w:val="00221FA5"/>
    <w:rsid w:val="002228B3"/>
    <w:rsid w:val="00222948"/>
    <w:rsid w:val="00222BE4"/>
    <w:rsid w:val="00222DBA"/>
    <w:rsid w:val="00223702"/>
    <w:rsid w:val="00223D4F"/>
    <w:rsid w:val="00223E4B"/>
    <w:rsid w:val="00223E50"/>
    <w:rsid w:val="00223FFC"/>
    <w:rsid w:val="002241F5"/>
    <w:rsid w:val="00224456"/>
    <w:rsid w:val="00224BCB"/>
    <w:rsid w:val="00224E5A"/>
    <w:rsid w:val="00225B27"/>
    <w:rsid w:val="00225EDB"/>
    <w:rsid w:val="0022683F"/>
    <w:rsid w:val="00226B6D"/>
    <w:rsid w:val="00226D3F"/>
    <w:rsid w:val="00227230"/>
    <w:rsid w:val="00227353"/>
    <w:rsid w:val="00227B00"/>
    <w:rsid w:val="00227CA7"/>
    <w:rsid w:val="00230980"/>
    <w:rsid w:val="002311AC"/>
    <w:rsid w:val="002315EF"/>
    <w:rsid w:val="002318F7"/>
    <w:rsid w:val="00231A08"/>
    <w:rsid w:val="002322E5"/>
    <w:rsid w:val="0023251E"/>
    <w:rsid w:val="00232637"/>
    <w:rsid w:val="002326DD"/>
    <w:rsid w:val="00232A63"/>
    <w:rsid w:val="00232C69"/>
    <w:rsid w:val="00232DDC"/>
    <w:rsid w:val="00232E69"/>
    <w:rsid w:val="0023303A"/>
    <w:rsid w:val="00233697"/>
    <w:rsid w:val="002337E8"/>
    <w:rsid w:val="002339EC"/>
    <w:rsid w:val="00234270"/>
    <w:rsid w:val="002348D9"/>
    <w:rsid w:val="00234CC6"/>
    <w:rsid w:val="00236ABD"/>
    <w:rsid w:val="0023737C"/>
    <w:rsid w:val="00237F17"/>
    <w:rsid w:val="0024049F"/>
    <w:rsid w:val="002405C3"/>
    <w:rsid w:val="0024073F"/>
    <w:rsid w:val="002414DB"/>
    <w:rsid w:val="002416BF"/>
    <w:rsid w:val="00241F01"/>
    <w:rsid w:val="002430B0"/>
    <w:rsid w:val="00243127"/>
    <w:rsid w:val="0024360A"/>
    <w:rsid w:val="002438D1"/>
    <w:rsid w:val="0024453F"/>
    <w:rsid w:val="00244B7F"/>
    <w:rsid w:val="0024506B"/>
    <w:rsid w:val="00245775"/>
    <w:rsid w:val="00245C05"/>
    <w:rsid w:val="00245EB4"/>
    <w:rsid w:val="00245F60"/>
    <w:rsid w:val="0024671D"/>
    <w:rsid w:val="0024680A"/>
    <w:rsid w:val="00246C03"/>
    <w:rsid w:val="00246E15"/>
    <w:rsid w:val="00246F19"/>
    <w:rsid w:val="00247559"/>
    <w:rsid w:val="00247FBA"/>
    <w:rsid w:val="0025025B"/>
    <w:rsid w:val="00250369"/>
    <w:rsid w:val="002506B4"/>
    <w:rsid w:val="002509E0"/>
    <w:rsid w:val="00250A3F"/>
    <w:rsid w:val="00251213"/>
    <w:rsid w:val="00252320"/>
    <w:rsid w:val="00252CA6"/>
    <w:rsid w:val="0025300D"/>
    <w:rsid w:val="00253082"/>
    <w:rsid w:val="00253357"/>
    <w:rsid w:val="00253967"/>
    <w:rsid w:val="00253B5C"/>
    <w:rsid w:val="00253F0F"/>
    <w:rsid w:val="00255F2C"/>
    <w:rsid w:val="0025665E"/>
    <w:rsid w:val="00257B90"/>
    <w:rsid w:val="00257BFD"/>
    <w:rsid w:val="00257C9B"/>
    <w:rsid w:val="002606EA"/>
    <w:rsid w:val="00260789"/>
    <w:rsid w:val="00260DEF"/>
    <w:rsid w:val="00260F6F"/>
    <w:rsid w:val="00260FC8"/>
    <w:rsid w:val="00261007"/>
    <w:rsid w:val="00261202"/>
    <w:rsid w:val="0026140B"/>
    <w:rsid w:val="00261A0B"/>
    <w:rsid w:val="00261FE5"/>
    <w:rsid w:val="00262058"/>
    <w:rsid w:val="0026208C"/>
    <w:rsid w:val="00262201"/>
    <w:rsid w:val="00262787"/>
    <w:rsid w:val="002627AB"/>
    <w:rsid w:val="002627DD"/>
    <w:rsid w:val="00262B75"/>
    <w:rsid w:val="00263157"/>
    <w:rsid w:val="002637EA"/>
    <w:rsid w:val="00264117"/>
    <w:rsid w:val="00264FE2"/>
    <w:rsid w:val="00265008"/>
    <w:rsid w:val="00265862"/>
    <w:rsid w:val="00265ED3"/>
    <w:rsid w:val="00265F70"/>
    <w:rsid w:val="0026659B"/>
    <w:rsid w:val="00266860"/>
    <w:rsid w:val="00266A3F"/>
    <w:rsid w:val="00266B05"/>
    <w:rsid w:val="0026735F"/>
    <w:rsid w:val="00267997"/>
    <w:rsid w:val="00267A3B"/>
    <w:rsid w:val="00267DEE"/>
    <w:rsid w:val="00270452"/>
    <w:rsid w:val="002706C4"/>
    <w:rsid w:val="00270C80"/>
    <w:rsid w:val="00270DB1"/>
    <w:rsid w:val="00271072"/>
    <w:rsid w:val="002711A8"/>
    <w:rsid w:val="00271C27"/>
    <w:rsid w:val="002722DB"/>
    <w:rsid w:val="002723C4"/>
    <w:rsid w:val="00272BF5"/>
    <w:rsid w:val="002730A7"/>
    <w:rsid w:val="002739E5"/>
    <w:rsid w:val="00273B99"/>
    <w:rsid w:val="00273D92"/>
    <w:rsid w:val="002749DF"/>
    <w:rsid w:val="00275216"/>
    <w:rsid w:val="002756EE"/>
    <w:rsid w:val="0027576E"/>
    <w:rsid w:val="00275C49"/>
    <w:rsid w:val="00275C91"/>
    <w:rsid w:val="00276437"/>
    <w:rsid w:val="00276447"/>
    <w:rsid w:val="00276E09"/>
    <w:rsid w:val="00277425"/>
    <w:rsid w:val="0027742C"/>
    <w:rsid w:val="00280021"/>
    <w:rsid w:val="00280350"/>
    <w:rsid w:val="0028073A"/>
    <w:rsid w:val="002810BA"/>
    <w:rsid w:val="00281C62"/>
    <w:rsid w:val="00281FBF"/>
    <w:rsid w:val="00282993"/>
    <w:rsid w:val="0028299F"/>
    <w:rsid w:val="00282C12"/>
    <w:rsid w:val="00282D55"/>
    <w:rsid w:val="002830E2"/>
    <w:rsid w:val="00283578"/>
    <w:rsid w:val="00284362"/>
    <w:rsid w:val="002844D2"/>
    <w:rsid w:val="00284713"/>
    <w:rsid w:val="00284AB1"/>
    <w:rsid w:val="00284BD7"/>
    <w:rsid w:val="00284D30"/>
    <w:rsid w:val="0028507C"/>
    <w:rsid w:val="00285468"/>
    <w:rsid w:val="002854E4"/>
    <w:rsid w:val="0028558C"/>
    <w:rsid w:val="0028588C"/>
    <w:rsid w:val="00285C62"/>
    <w:rsid w:val="00285C6F"/>
    <w:rsid w:val="0028621C"/>
    <w:rsid w:val="00286222"/>
    <w:rsid w:val="002863EE"/>
    <w:rsid w:val="0028642F"/>
    <w:rsid w:val="00286512"/>
    <w:rsid w:val="00286902"/>
    <w:rsid w:val="00286B10"/>
    <w:rsid w:val="00287191"/>
    <w:rsid w:val="0028763B"/>
    <w:rsid w:val="002900F8"/>
    <w:rsid w:val="0029034E"/>
    <w:rsid w:val="002915AF"/>
    <w:rsid w:val="00292492"/>
    <w:rsid w:val="00292956"/>
    <w:rsid w:val="00292F11"/>
    <w:rsid w:val="0029314D"/>
    <w:rsid w:val="0029340E"/>
    <w:rsid w:val="00294A5A"/>
    <w:rsid w:val="002956C6"/>
    <w:rsid w:val="00295C5E"/>
    <w:rsid w:val="00296045"/>
    <w:rsid w:val="002968CC"/>
    <w:rsid w:val="0029736F"/>
    <w:rsid w:val="00297BC5"/>
    <w:rsid w:val="00297BF9"/>
    <w:rsid w:val="002A0674"/>
    <w:rsid w:val="002A06B1"/>
    <w:rsid w:val="002A095E"/>
    <w:rsid w:val="002A129E"/>
    <w:rsid w:val="002A1994"/>
    <w:rsid w:val="002A1F63"/>
    <w:rsid w:val="002A219B"/>
    <w:rsid w:val="002A2D11"/>
    <w:rsid w:val="002A3102"/>
    <w:rsid w:val="002A339C"/>
    <w:rsid w:val="002A3905"/>
    <w:rsid w:val="002A39D1"/>
    <w:rsid w:val="002A3C04"/>
    <w:rsid w:val="002A40D4"/>
    <w:rsid w:val="002A4D9D"/>
    <w:rsid w:val="002A500F"/>
    <w:rsid w:val="002A53B2"/>
    <w:rsid w:val="002A56C4"/>
    <w:rsid w:val="002A5ABA"/>
    <w:rsid w:val="002A623F"/>
    <w:rsid w:val="002A64EF"/>
    <w:rsid w:val="002B09EC"/>
    <w:rsid w:val="002B1B9A"/>
    <w:rsid w:val="002B1E38"/>
    <w:rsid w:val="002B25A5"/>
    <w:rsid w:val="002B2FE4"/>
    <w:rsid w:val="002B30C8"/>
    <w:rsid w:val="002B3620"/>
    <w:rsid w:val="002B43B9"/>
    <w:rsid w:val="002B4792"/>
    <w:rsid w:val="002B48F3"/>
    <w:rsid w:val="002B53C2"/>
    <w:rsid w:val="002B55DA"/>
    <w:rsid w:val="002B5693"/>
    <w:rsid w:val="002B575C"/>
    <w:rsid w:val="002B588B"/>
    <w:rsid w:val="002B5C9B"/>
    <w:rsid w:val="002B6E3E"/>
    <w:rsid w:val="002B73CC"/>
    <w:rsid w:val="002B76B2"/>
    <w:rsid w:val="002C005C"/>
    <w:rsid w:val="002C0E83"/>
    <w:rsid w:val="002C13A0"/>
    <w:rsid w:val="002C1C8C"/>
    <w:rsid w:val="002C1DAC"/>
    <w:rsid w:val="002C2935"/>
    <w:rsid w:val="002C3B8A"/>
    <w:rsid w:val="002C3D0A"/>
    <w:rsid w:val="002C4521"/>
    <w:rsid w:val="002C4580"/>
    <w:rsid w:val="002C45A2"/>
    <w:rsid w:val="002C4A4F"/>
    <w:rsid w:val="002C5562"/>
    <w:rsid w:val="002C5586"/>
    <w:rsid w:val="002C5FBD"/>
    <w:rsid w:val="002C6725"/>
    <w:rsid w:val="002C68F3"/>
    <w:rsid w:val="002C699A"/>
    <w:rsid w:val="002C6E3C"/>
    <w:rsid w:val="002C71BF"/>
    <w:rsid w:val="002C764C"/>
    <w:rsid w:val="002C775A"/>
    <w:rsid w:val="002C7CDF"/>
    <w:rsid w:val="002D02F2"/>
    <w:rsid w:val="002D05BD"/>
    <w:rsid w:val="002D0A03"/>
    <w:rsid w:val="002D1142"/>
    <w:rsid w:val="002D1776"/>
    <w:rsid w:val="002D179F"/>
    <w:rsid w:val="002D1CD7"/>
    <w:rsid w:val="002D2212"/>
    <w:rsid w:val="002D253A"/>
    <w:rsid w:val="002D2688"/>
    <w:rsid w:val="002D2C7A"/>
    <w:rsid w:val="002D404F"/>
    <w:rsid w:val="002D47CB"/>
    <w:rsid w:val="002D4A1D"/>
    <w:rsid w:val="002D4D06"/>
    <w:rsid w:val="002D506E"/>
    <w:rsid w:val="002D50AC"/>
    <w:rsid w:val="002D54CB"/>
    <w:rsid w:val="002D59AF"/>
    <w:rsid w:val="002D5AD5"/>
    <w:rsid w:val="002D6002"/>
    <w:rsid w:val="002D61FC"/>
    <w:rsid w:val="002D6499"/>
    <w:rsid w:val="002D6629"/>
    <w:rsid w:val="002D66E7"/>
    <w:rsid w:val="002D7430"/>
    <w:rsid w:val="002D77DB"/>
    <w:rsid w:val="002D79BA"/>
    <w:rsid w:val="002D7C50"/>
    <w:rsid w:val="002D7D44"/>
    <w:rsid w:val="002D7E2C"/>
    <w:rsid w:val="002D7E78"/>
    <w:rsid w:val="002D7E99"/>
    <w:rsid w:val="002E0F31"/>
    <w:rsid w:val="002E0FFB"/>
    <w:rsid w:val="002E1627"/>
    <w:rsid w:val="002E1753"/>
    <w:rsid w:val="002E1788"/>
    <w:rsid w:val="002E201D"/>
    <w:rsid w:val="002E2663"/>
    <w:rsid w:val="002E2836"/>
    <w:rsid w:val="002E2EE4"/>
    <w:rsid w:val="002E2FB6"/>
    <w:rsid w:val="002E31FB"/>
    <w:rsid w:val="002E36CD"/>
    <w:rsid w:val="002E3C78"/>
    <w:rsid w:val="002E408D"/>
    <w:rsid w:val="002E4976"/>
    <w:rsid w:val="002E4F37"/>
    <w:rsid w:val="002E5E4A"/>
    <w:rsid w:val="002E6211"/>
    <w:rsid w:val="002E6C90"/>
    <w:rsid w:val="002E730D"/>
    <w:rsid w:val="002E790F"/>
    <w:rsid w:val="002F0070"/>
    <w:rsid w:val="002F0364"/>
    <w:rsid w:val="002F05D5"/>
    <w:rsid w:val="002F0804"/>
    <w:rsid w:val="002F0C04"/>
    <w:rsid w:val="002F0CE1"/>
    <w:rsid w:val="002F1194"/>
    <w:rsid w:val="002F1C50"/>
    <w:rsid w:val="002F1E1B"/>
    <w:rsid w:val="002F1F72"/>
    <w:rsid w:val="002F1FBE"/>
    <w:rsid w:val="002F22F6"/>
    <w:rsid w:val="002F2A3E"/>
    <w:rsid w:val="002F2C51"/>
    <w:rsid w:val="002F2CB9"/>
    <w:rsid w:val="002F30C6"/>
    <w:rsid w:val="002F32F5"/>
    <w:rsid w:val="002F330F"/>
    <w:rsid w:val="002F3C9E"/>
    <w:rsid w:val="002F475B"/>
    <w:rsid w:val="002F4A78"/>
    <w:rsid w:val="002F51DA"/>
    <w:rsid w:val="002F6E33"/>
    <w:rsid w:val="002F71E5"/>
    <w:rsid w:val="002F7C2F"/>
    <w:rsid w:val="003000E4"/>
    <w:rsid w:val="0030016A"/>
    <w:rsid w:val="0030074E"/>
    <w:rsid w:val="0030089D"/>
    <w:rsid w:val="003008DD"/>
    <w:rsid w:val="00301004"/>
    <w:rsid w:val="003018D1"/>
    <w:rsid w:val="00301ADC"/>
    <w:rsid w:val="0030243C"/>
    <w:rsid w:val="00302ED5"/>
    <w:rsid w:val="003032B9"/>
    <w:rsid w:val="00303D7D"/>
    <w:rsid w:val="0030458A"/>
    <w:rsid w:val="00304FAC"/>
    <w:rsid w:val="00305116"/>
    <w:rsid w:val="0030583E"/>
    <w:rsid w:val="00305C3A"/>
    <w:rsid w:val="00305DC7"/>
    <w:rsid w:val="00305E0F"/>
    <w:rsid w:val="00306AC6"/>
    <w:rsid w:val="00307091"/>
    <w:rsid w:val="00307DEE"/>
    <w:rsid w:val="00310498"/>
    <w:rsid w:val="00311455"/>
    <w:rsid w:val="00311535"/>
    <w:rsid w:val="0031162C"/>
    <w:rsid w:val="00311AE7"/>
    <w:rsid w:val="0031212E"/>
    <w:rsid w:val="003122AA"/>
    <w:rsid w:val="00312542"/>
    <w:rsid w:val="00312EBA"/>
    <w:rsid w:val="00313697"/>
    <w:rsid w:val="00313736"/>
    <w:rsid w:val="00313899"/>
    <w:rsid w:val="00313D2E"/>
    <w:rsid w:val="003142F8"/>
    <w:rsid w:val="0031432E"/>
    <w:rsid w:val="0031436F"/>
    <w:rsid w:val="0031461E"/>
    <w:rsid w:val="00314D00"/>
    <w:rsid w:val="003156DF"/>
    <w:rsid w:val="00315EE1"/>
    <w:rsid w:val="00316867"/>
    <w:rsid w:val="003171A5"/>
    <w:rsid w:val="00317619"/>
    <w:rsid w:val="00317B60"/>
    <w:rsid w:val="00317FE7"/>
    <w:rsid w:val="00320A13"/>
    <w:rsid w:val="00320B30"/>
    <w:rsid w:val="00320BCE"/>
    <w:rsid w:val="00321C75"/>
    <w:rsid w:val="00321E07"/>
    <w:rsid w:val="003222F2"/>
    <w:rsid w:val="003225A0"/>
    <w:rsid w:val="00322800"/>
    <w:rsid w:val="00322C47"/>
    <w:rsid w:val="0032360F"/>
    <w:rsid w:val="0032398F"/>
    <w:rsid w:val="00323E64"/>
    <w:rsid w:val="00324CEB"/>
    <w:rsid w:val="00324D40"/>
    <w:rsid w:val="00324D46"/>
    <w:rsid w:val="0032535A"/>
    <w:rsid w:val="00325506"/>
    <w:rsid w:val="0032560A"/>
    <w:rsid w:val="00325E2B"/>
    <w:rsid w:val="0032657C"/>
    <w:rsid w:val="0032679C"/>
    <w:rsid w:val="00327286"/>
    <w:rsid w:val="00327488"/>
    <w:rsid w:val="00327999"/>
    <w:rsid w:val="003305FE"/>
    <w:rsid w:val="0033133C"/>
    <w:rsid w:val="0033157D"/>
    <w:rsid w:val="0033171B"/>
    <w:rsid w:val="00331A8F"/>
    <w:rsid w:val="00332794"/>
    <w:rsid w:val="003327C0"/>
    <w:rsid w:val="00332F8F"/>
    <w:rsid w:val="00332FC6"/>
    <w:rsid w:val="00333349"/>
    <w:rsid w:val="00334716"/>
    <w:rsid w:val="003348B1"/>
    <w:rsid w:val="00334D88"/>
    <w:rsid w:val="00334EB8"/>
    <w:rsid w:val="003355EA"/>
    <w:rsid w:val="00336E3E"/>
    <w:rsid w:val="00336F33"/>
    <w:rsid w:val="00337034"/>
    <w:rsid w:val="003370DB"/>
    <w:rsid w:val="003374AF"/>
    <w:rsid w:val="00337A47"/>
    <w:rsid w:val="00337C34"/>
    <w:rsid w:val="00340CED"/>
    <w:rsid w:val="0034106B"/>
    <w:rsid w:val="0034142D"/>
    <w:rsid w:val="00341991"/>
    <w:rsid w:val="00341A2E"/>
    <w:rsid w:val="00341A39"/>
    <w:rsid w:val="0034213B"/>
    <w:rsid w:val="00342311"/>
    <w:rsid w:val="00342319"/>
    <w:rsid w:val="003425D3"/>
    <w:rsid w:val="0034267A"/>
    <w:rsid w:val="003427D4"/>
    <w:rsid w:val="00342892"/>
    <w:rsid w:val="00342EB1"/>
    <w:rsid w:val="00342FB5"/>
    <w:rsid w:val="00343834"/>
    <w:rsid w:val="003439E1"/>
    <w:rsid w:val="00343B92"/>
    <w:rsid w:val="003446D3"/>
    <w:rsid w:val="003447D9"/>
    <w:rsid w:val="00344CC3"/>
    <w:rsid w:val="00344D2D"/>
    <w:rsid w:val="00344DD6"/>
    <w:rsid w:val="00344F94"/>
    <w:rsid w:val="0034536B"/>
    <w:rsid w:val="00345822"/>
    <w:rsid w:val="00346575"/>
    <w:rsid w:val="003465F5"/>
    <w:rsid w:val="003466F3"/>
    <w:rsid w:val="003467F1"/>
    <w:rsid w:val="00347227"/>
    <w:rsid w:val="003475A4"/>
    <w:rsid w:val="00347824"/>
    <w:rsid w:val="00347E15"/>
    <w:rsid w:val="00347E8E"/>
    <w:rsid w:val="003502A8"/>
    <w:rsid w:val="00350CC8"/>
    <w:rsid w:val="00351FD9"/>
    <w:rsid w:val="003520A5"/>
    <w:rsid w:val="00352FE5"/>
    <w:rsid w:val="00353141"/>
    <w:rsid w:val="003533B6"/>
    <w:rsid w:val="0035344B"/>
    <w:rsid w:val="00353A46"/>
    <w:rsid w:val="00353AF8"/>
    <w:rsid w:val="00354514"/>
    <w:rsid w:val="003551C4"/>
    <w:rsid w:val="00355344"/>
    <w:rsid w:val="00356553"/>
    <w:rsid w:val="00356860"/>
    <w:rsid w:val="00356D60"/>
    <w:rsid w:val="00357011"/>
    <w:rsid w:val="003573CA"/>
    <w:rsid w:val="00357426"/>
    <w:rsid w:val="0035772B"/>
    <w:rsid w:val="00357924"/>
    <w:rsid w:val="00357EC5"/>
    <w:rsid w:val="003604D5"/>
    <w:rsid w:val="003604DE"/>
    <w:rsid w:val="0036077C"/>
    <w:rsid w:val="00361D6A"/>
    <w:rsid w:val="0036292A"/>
    <w:rsid w:val="00362EFE"/>
    <w:rsid w:val="003630E7"/>
    <w:rsid w:val="0036358E"/>
    <w:rsid w:val="00363619"/>
    <w:rsid w:val="00363930"/>
    <w:rsid w:val="00363ADD"/>
    <w:rsid w:val="00363C2D"/>
    <w:rsid w:val="00363D0D"/>
    <w:rsid w:val="0036406D"/>
    <w:rsid w:val="003645B0"/>
    <w:rsid w:val="003647B7"/>
    <w:rsid w:val="0036496E"/>
    <w:rsid w:val="003649E4"/>
    <w:rsid w:val="0036556A"/>
    <w:rsid w:val="0036585E"/>
    <w:rsid w:val="003665D9"/>
    <w:rsid w:val="00366743"/>
    <w:rsid w:val="00366DFE"/>
    <w:rsid w:val="00366E09"/>
    <w:rsid w:val="00367927"/>
    <w:rsid w:val="00367A73"/>
    <w:rsid w:val="0037005B"/>
    <w:rsid w:val="0037095D"/>
    <w:rsid w:val="0037102C"/>
    <w:rsid w:val="00371080"/>
    <w:rsid w:val="0037195D"/>
    <w:rsid w:val="003719CA"/>
    <w:rsid w:val="00372FD9"/>
    <w:rsid w:val="003730D8"/>
    <w:rsid w:val="003733C5"/>
    <w:rsid w:val="003735B3"/>
    <w:rsid w:val="00373DAC"/>
    <w:rsid w:val="00374196"/>
    <w:rsid w:val="00374F30"/>
    <w:rsid w:val="00375488"/>
    <w:rsid w:val="003758DE"/>
    <w:rsid w:val="0037597D"/>
    <w:rsid w:val="0037666E"/>
    <w:rsid w:val="003772FB"/>
    <w:rsid w:val="00377386"/>
    <w:rsid w:val="003773C5"/>
    <w:rsid w:val="00377650"/>
    <w:rsid w:val="003803ED"/>
    <w:rsid w:val="00380754"/>
    <w:rsid w:val="00380AE4"/>
    <w:rsid w:val="00380BE0"/>
    <w:rsid w:val="00380F3F"/>
    <w:rsid w:val="00382010"/>
    <w:rsid w:val="003822B1"/>
    <w:rsid w:val="00382983"/>
    <w:rsid w:val="003829BE"/>
    <w:rsid w:val="00382E5B"/>
    <w:rsid w:val="00382EDA"/>
    <w:rsid w:val="00382EEF"/>
    <w:rsid w:val="00382F89"/>
    <w:rsid w:val="00383322"/>
    <w:rsid w:val="003839A6"/>
    <w:rsid w:val="00384594"/>
    <w:rsid w:val="0038495C"/>
    <w:rsid w:val="0038554E"/>
    <w:rsid w:val="00386BC5"/>
    <w:rsid w:val="003900F9"/>
    <w:rsid w:val="003906EA"/>
    <w:rsid w:val="00390F12"/>
    <w:rsid w:val="003916D0"/>
    <w:rsid w:val="0039194B"/>
    <w:rsid w:val="00391BBA"/>
    <w:rsid w:val="003921BB"/>
    <w:rsid w:val="003921C8"/>
    <w:rsid w:val="0039231B"/>
    <w:rsid w:val="00392949"/>
    <w:rsid w:val="00392A44"/>
    <w:rsid w:val="00393081"/>
    <w:rsid w:val="00393238"/>
    <w:rsid w:val="00393596"/>
    <w:rsid w:val="003941C0"/>
    <w:rsid w:val="00394925"/>
    <w:rsid w:val="00394AE9"/>
    <w:rsid w:val="00394B0C"/>
    <w:rsid w:val="0039503E"/>
    <w:rsid w:val="0039544B"/>
    <w:rsid w:val="003956AE"/>
    <w:rsid w:val="00395DDC"/>
    <w:rsid w:val="00395F08"/>
    <w:rsid w:val="003968FA"/>
    <w:rsid w:val="00396B50"/>
    <w:rsid w:val="00397991"/>
    <w:rsid w:val="00397B85"/>
    <w:rsid w:val="003A0631"/>
    <w:rsid w:val="003A0B5C"/>
    <w:rsid w:val="003A11A8"/>
    <w:rsid w:val="003A175E"/>
    <w:rsid w:val="003A197B"/>
    <w:rsid w:val="003A1DF8"/>
    <w:rsid w:val="003A2221"/>
    <w:rsid w:val="003A2D00"/>
    <w:rsid w:val="003A3A61"/>
    <w:rsid w:val="003A3F59"/>
    <w:rsid w:val="003A462B"/>
    <w:rsid w:val="003A4A5D"/>
    <w:rsid w:val="003A4C7A"/>
    <w:rsid w:val="003A4DA2"/>
    <w:rsid w:val="003A4E06"/>
    <w:rsid w:val="003A528D"/>
    <w:rsid w:val="003A535B"/>
    <w:rsid w:val="003A58B1"/>
    <w:rsid w:val="003A5EBF"/>
    <w:rsid w:val="003A6AA0"/>
    <w:rsid w:val="003A7142"/>
    <w:rsid w:val="003A7418"/>
    <w:rsid w:val="003A77C2"/>
    <w:rsid w:val="003A7D4C"/>
    <w:rsid w:val="003B0705"/>
    <w:rsid w:val="003B0D7E"/>
    <w:rsid w:val="003B1605"/>
    <w:rsid w:val="003B1814"/>
    <w:rsid w:val="003B197B"/>
    <w:rsid w:val="003B1C57"/>
    <w:rsid w:val="003B1C6C"/>
    <w:rsid w:val="003B1DED"/>
    <w:rsid w:val="003B2AF3"/>
    <w:rsid w:val="003B3032"/>
    <w:rsid w:val="003B361E"/>
    <w:rsid w:val="003B3B1C"/>
    <w:rsid w:val="003B3D62"/>
    <w:rsid w:val="003B4AE1"/>
    <w:rsid w:val="003B5337"/>
    <w:rsid w:val="003B5E22"/>
    <w:rsid w:val="003B6168"/>
    <w:rsid w:val="003B62E7"/>
    <w:rsid w:val="003B63ED"/>
    <w:rsid w:val="003B656C"/>
    <w:rsid w:val="003B6762"/>
    <w:rsid w:val="003B6DBB"/>
    <w:rsid w:val="003B6F85"/>
    <w:rsid w:val="003B7CCE"/>
    <w:rsid w:val="003B7FD8"/>
    <w:rsid w:val="003C021D"/>
    <w:rsid w:val="003C03FC"/>
    <w:rsid w:val="003C09B2"/>
    <w:rsid w:val="003C0BE8"/>
    <w:rsid w:val="003C0DF3"/>
    <w:rsid w:val="003C0EDE"/>
    <w:rsid w:val="003C109C"/>
    <w:rsid w:val="003C13BE"/>
    <w:rsid w:val="003C16A4"/>
    <w:rsid w:val="003C1BA4"/>
    <w:rsid w:val="003C20D0"/>
    <w:rsid w:val="003C25C6"/>
    <w:rsid w:val="003C2968"/>
    <w:rsid w:val="003C32A6"/>
    <w:rsid w:val="003C3555"/>
    <w:rsid w:val="003C3701"/>
    <w:rsid w:val="003C3B59"/>
    <w:rsid w:val="003C3C8C"/>
    <w:rsid w:val="003C41D6"/>
    <w:rsid w:val="003C42E1"/>
    <w:rsid w:val="003C434C"/>
    <w:rsid w:val="003C5618"/>
    <w:rsid w:val="003C61CC"/>
    <w:rsid w:val="003C67F8"/>
    <w:rsid w:val="003C6A76"/>
    <w:rsid w:val="003C7628"/>
    <w:rsid w:val="003C7B20"/>
    <w:rsid w:val="003C7B91"/>
    <w:rsid w:val="003D00B4"/>
    <w:rsid w:val="003D0395"/>
    <w:rsid w:val="003D0756"/>
    <w:rsid w:val="003D109F"/>
    <w:rsid w:val="003D1215"/>
    <w:rsid w:val="003D24C4"/>
    <w:rsid w:val="003D2B23"/>
    <w:rsid w:val="003D348C"/>
    <w:rsid w:val="003D42D0"/>
    <w:rsid w:val="003D49DC"/>
    <w:rsid w:val="003D5199"/>
    <w:rsid w:val="003D6313"/>
    <w:rsid w:val="003D6BEE"/>
    <w:rsid w:val="003D7625"/>
    <w:rsid w:val="003D7A4B"/>
    <w:rsid w:val="003E0840"/>
    <w:rsid w:val="003E0B0C"/>
    <w:rsid w:val="003E0C8F"/>
    <w:rsid w:val="003E0CB1"/>
    <w:rsid w:val="003E254E"/>
    <w:rsid w:val="003E2930"/>
    <w:rsid w:val="003E2DD6"/>
    <w:rsid w:val="003E307C"/>
    <w:rsid w:val="003E323B"/>
    <w:rsid w:val="003E3625"/>
    <w:rsid w:val="003E3830"/>
    <w:rsid w:val="003E384F"/>
    <w:rsid w:val="003E4320"/>
    <w:rsid w:val="003E481D"/>
    <w:rsid w:val="003E529B"/>
    <w:rsid w:val="003E5468"/>
    <w:rsid w:val="003E5B26"/>
    <w:rsid w:val="003E5EC2"/>
    <w:rsid w:val="003E5FC8"/>
    <w:rsid w:val="003E6537"/>
    <w:rsid w:val="003E6732"/>
    <w:rsid w:val="003E76CE"/>
    <w:rsid w:val="003E76DE"/>
    <w:rsid w:val="003E7ADE"/>
    <w:rsid w:val="003E7E55"/>
    <w:rsid w:val="003F01F3"/>
    <w:rsid w:val="003F08EC"/>
    <w:rsid w:val="003F0F1F"/>
    <w:rsid w:val="003F182A"/>
    <w:rsid w:val="003F19D3"/>
    <w:rsid w:val="003F23BC"/>
    <w:rsid w:val="003F294D"/>
    <w:rsid w:val="003F315E"/>
    <w:rsid w:val="003F41AE"/>
    <w:rsid w:val="003F4517"/>
    <w:rsid w:val="003F48D0"/>
    <w:rsid w:val="003F4E3B"/>
    <w:rsid w:val="003F5016"/>
    <w:rsid w:val="003F5BA4"/>
    <w:rsid w:val="003F675A"/>
    <w:rsid w:val="003F7090"/>
    <w:rsid w:val="003F71BA"/>
    <w:rsid w:val="003F7866"/>
    <w:rsid w:val="003F7E70"/>
    <w:rsid w:val="00400E1A"/>
    <w:rsid w:val="00401E63"/>
    <w:rsid w:val="00401E91"/>
    <w:rsid w:val="004020AE"/>
    <w:rsid w:val="004021CC"/>
    <w:rsid w:val="0040287E"/>
    <w:rsid w:val="00402958"/>
    <w:rsid w:val="004030BF"/>
    <w:rsid w:val="0040314E"/>
    <w:rsid w:val="004034D8"/>
    <w:rsid w:val="00403D0C"/>
    <w:rsid w:val="00404052"/>
    <w:rsid w:val="004044CD"/>
    <w:rsid w:val="004047D0"/>
    <w:rsid w:val="00404847"/>
    <w:rsid w:val="004049C0"/>
    <w:rsid w:val="004049D7"/>
    <w:rsid w:val="00405080"/>
    <w:rsid w:val="00405720"/>
    <w:rsid w:val="00405CD6"/>
    <w:rsid w:val="00405E2C"/>
    <w:rsid w:val="004060EA"/>
    <w:rsid w:val="004064B1"/>
    <w:rsid w:val="00406A49"/>
    <w:rsid w:val="00406BE8"/>
    <w:rsid w:val="00407721"/>
    <w:rsid w:val="004077D6"/>
    <w:rsid w:val="004079AD"/>
    <w:rsid w:val="00407A1A"/>
    <w:rsid w:val="004105B0"/>
    <w:rsid w:val="00410657"/>
    <w:rsid w:val="00410A54"/>
    <w:rsid w:val="004113E7"/>
    <w:rsid w:val="00411718"/>
    <w:rsid w:val="0041187E"/>
    <w:rsid w:val="00411A5D"/>
    <w:rsid w:val="00412033"/>
    <w:rsid w:val="00412586"/>
    <w:rsid w:val="0041285D"/>
    <w:rsid w:val="00412B84"/>
    <w:rsid w:val="00412C8D"/>
    <w:rsid w:val="00413096"/>
    <w:rsid w:val="004132B9"/>
    <w:rsid w:val="004132DD"/>
    <w:rsid w:val="00413FC2"/>
    <w:rsid w:val="00414807"/>
    <w:rsid w:val="00414C36"/>
    <w:rsid w:val="00414E24"/>
    <w:rsid w:val="00414EDB"/>
    <w:rsid w:val="004156AC"/>
    <w:rsid w:val="0041584D"/>
    <w:rsid w:val="00415976"/>
    <w:rsid w:val="00415A5E"/>
    <w:rsid w:val="00416414"/>
    <w:rsid w:val="004164C6"/>
    <w:rsid w:val="0041666A"/>
    <w:rsid w:val="0041683B"/>
    <w:rsid w:val="00416946"/>
    <w:rsid w:val="0041710F"/>
    <w:rsid w:val="004171DE"/>
    <w:rsid w:val="004174DA"/>
    <w:rsid w:val="00417C3F"/>
    <w:rsid w:val="00417EB1"/>
    <w:rsid w:val="00417ECA"/>
    <w:rsid w:val="00420FDD"/>
    <w:rsid w:val="00421124"/>
    <w:rsid w:val="00421652"/>
    <w:rsid w:val="00421D81"/>
    <w:rsid w:val="00422567"/>
    <w:rsid w:val="004228CA"/>
    <w:rsid w:val="00422C3B"/>
    <w:rsid w:val="00422FFF"/>
    <w:rsid w:val="00423206"/>
    <w:rsid w:val="004237B0"/>
    <w:rsid w:val="00423AD3"/>
    <w:rsid w:val="00423D4D"/>
    <w:rsid w:val="0042415F"/>
    <w:rsid w:val="00424443"/>
    <w:rsid w:val="00424BCE"/>
    <w:rsid w:val="00424E88"/>
    <w:rsid w:val="004259DD"/>
    <w:rsid w:val="00425A61"/>
    <w:rsid w:val="00425DA4"/>
    <w:rsid w:val="004266A9"/>
    <w:rsid w:val="00426DB4"/>
    <w:rsid w:val="00427538"/>
    <w:rsid w:val="004277BF"/>
    <w:rsid w:val="00427F32"/>
    <w:rsid w:val="0043071E"/>
    <w:rsid w:val="004309A9"/>
    <w:rsid w:val="00430BD5"/>
    <w:rsid w:val="00431107"/>
    <w:rsid w:val="004314CC"/>
    <w:rsid w:val="00431D73"/>
    <w:rsid w:val="00432536"/>
    <w:rsid w:val="00432787"/>
    <w:rsid w:val="00432C2A"/>
    <w:rsid w:val="00432DFB"/>
    <w:rsid w:val="004333D6"/>
    <w:rsid w:val="004337C4"/>
    <w:rsid w:val="00433889"/>
    <w:rsid w:val="00433911"/>
    <w:rsid w:val="00433E34"/>
    <w:rsid w:val="00434299"/>
    <w:rsid w:val="00434CA8"/>
    <w:rsid w:val="004353DC"/>
    <w:rsid w:val="004358C0"/>
    <w:rsid w:val="00435FF7"/>
    <w:rsid w:val="0043672F"/>
    <w:rsid w:val="00436739"/>
    <w:rsid w:val="0043687E"/>
    <w:rsid w:val="00437461"/>
    <w:rsid w:val="00437EF7"/>
    <w:rsid w:val="00440184"/>
    <w:rsid w:val="00440E51"/>
    <w:rsid w:val="004419DE"/>
    <w:rsid w:val="0044218F"/>
    <w:rsid w:val="00442FB7"/>
    <w:rsid w:val="0044384D"/>
    <w:rsid w:val="00443B7E"/>
    <w:rsid w:val="004445C8"/>
    <w:rsid w:val="00444D5D"/>
    <w:rsid w:val="00444F4C"/>
    <w:rsid w:val="00444F56"/>
    <w:rsid w:val="00446241"/>
    <w:rsid w:val="004462BA"/>
    <w:rsid w:val="004465B4"/>
    <w:rsid w:val="00446A39"/>
    <w:rsid w:val="004470A2"/>
    <w:rsid w:val="00447317"/>
    <w:rsid w:val="0045019D"/>
    <w:rsid w:val="00450311"/>
    <w:rsid w:val="00450546"/>
    <w:rsid w:val="00450DDD"/>
    <w:rsid w:val="004514A0"/>
    <w:rsid w:val="004516CF"/>
    <w:rsid w:val="00451D8F"/>
    <w:rsid w:val="00451E15"/>
    <w:rsid w:val="00452128"/>
    <w:rsid w:val="00452200"/>
    <w:rsid w:val="00452EDD"/>
    <w:rsid w:val="004538BB"/>
    <w:rsid w:val="00453956"/>
    <w:rsid w:val="00454114"/>
    <w:rsid w:val="00454481"/>
    <w:rsid w:val="00454502"/>
    <w:rsid w:val="00454A9B"/>
    <w:rsid w:val="00454DFB"/>
    <w:rsid w:val="004551CB"/>
    <w:rsid w:val="00455466"/>
    <w:rsid w:val="00455887"/>
    <w:rsid w:val="004559B7"/>
    <w:rsid w:val="00456391"/>
    <w:rsid w:val="00456BD1"/>
    <w:rsid w:val="004575AD"/>
    <w:rsid w:val="00457631"/>
    <w:rsid w:val="004579D4"/>
    <w:rsid w:val="00457B70"/>
    <w:rsid w:val="00460350"/>
    <w:rsid w:val="004606CA"/>
    <w:rsid w:val="004614DD"/>
    <w:rsid w:val="00461CDE"/>
    <w:rsid w:val="00462379"/>
    <w:rsid w:val="004630A0"/>
    <w:rsid w:val="00463268"/>
    <w:rsid w:val="004635C8"/>
    <w:rsid w:val="00463BA0"/>
    <w:rsid w:val="00463D21"/>
    <w:rsid w:val="004640BC"/>
    <w:rsid w:val="00464AC7"/>
    <w:rsid w:val="00465240"/>
    <w:rsid w:val="004656E9"/>
    <w:rsid w:val="00465AB3"/>
    <w:rsid w:val="00465C9E"/>
    <w:rsid w:val="00465F0F"/>
    <w:rsid w:val="004661F8"/>
    <w:rsid w:val="00466361"/>
    <w:rsid w:val="00466D81"/>
    <w:rsid w:val="00466ED3"/>
    <w:rsid w:val="00467197"/>
    <w:rsid w:val="004671AA"/>
    <w:rsid w:val="00467703"/>
    <w:rsid w:val="00467898"/>
    <w:rsid w:val="004709E0"/>
    <w:rsid w:val="00471696"/>
    <w:rsid w:val="00471D7D"/>
    <w:rsid w:val="004725E9"/>
    <w:rsid w:val="004726BA"/>
    <w:rsid w:val="00472798"/>
    <w:rsid w:val="00472B69"/>
    <w:rsid w:val="00472E4D"/>
    <w:rsid w:val="00472E70"/>
    <w:rsid w:val="00473282"/>
    <w:rsid w:val="0047369D"/>
    <w:rsid w:val="00473A9D"/>
    <w:rsid w:val="004746CC"/>
    <w:rsid w:val="00474E0F"/>
    <w:rsid w:val="004750A6"/>
    <w:rsid w:val="0047550A"/>
    <w:rsid w:val="004757FB"/>
    <w:rsid w:val="0047590B"/>
    <w:rsid w:val="00475B22"/>
    <w:rsid w:val="00475B8F"/>
    <w:rsid w:val="00476105"/>
    <w:rsid w:val="00476773"/>
    <w:rsid w:val="00476FA0"/>
    <w:rsid w:val="0047713C"/>
    <w:rsid w:val="004773CD"/>
    <w:rsid w:val="00480A35"/>
    <w:rsid w:val="00480A8D"/>
    <w:rsid w:val="00480EE3"/>
    <w:rsid w:val="00481126"/>
    <w:rsid w:val="00482E15"/>
    <w:rsid w:val="00482E55"/>
    <w:rsid w:val="004838BC"/>
    <w:rsid w:val="00483D50"/>
    <w:rsid w:val="00483EB6"/>
    <w:rsid w:val="004840B9"/>
    <w:rsid w:val="00484763"/>
    <w:rsid w:val="00484FC5"/>
    <w:rsid w:val="00485562"/>
    <w:rsid w:val="00485A71"/>
    <w:rsid w:val="00485ABB"/>
    <w:rsid w:val="00486284"/>
    <w:rsid w:val="004863D1"/>
    <w:rsid w:val="004869FF"/>
    <w:rsid w:val="00487092"/>
    <w:rsid w:val="00487198"/>
    <w:rsid w:val="004879EF"/>
    <w:rsid w:val="004901FB"/>
    <w:rsid w:val="0049043E"/>
    <w:rsid w:val="0049055C"/>
    <w:rsid w:val="00490847"/>
    <w:rsid w:val="00490BB7"/>
    <w:rsid w:val="00490EC5"/>
    <w:rsid w:val="00490EE0"/>
    <w:rsid w:val="00491B5D"/>
    <w:rsid w:val="00491DB8"/>
    <w:rsid w:val="00491FE6"/>
    <w:rsid w:val="00492679"/>
    <w:rsid w:val="00492F26"/>
    <w:rsid w:val="004934FD"/>
    <w:rsid w:val="00493D57"/>
    <w:rsid w:val="00493F1B"/>
    <w:rsid w:val="0049486C"/>
    <w:rsid w:val="00494E30"/>
    <w:rsid w:val="00494ED6"/>
    <w:rsid w:val="004957E4"/>
    <w:rsid w:val="00495A55"/>
    <w:rsid w:val="00495D4A"/>
    <w:rsid w:val="00496051"/>
    <w:rsid w:val="00497124"/>
    <w:rsid w:val="00497314"/>
    <w:rsid w:val="004A033B"/>
    <w:rsid w:val="004A069E"/>
    <w:rsid w:val="004A06F1"/>
    <w:rsid w:val="004A0770"/>
    <w:rsid w:val="004A1387"/>
    <w:rsid w:val="004A1459"/>
    <w:rsid w:val="004A1800"/>
    <w:rsid w:val="004A1BF4"/>
    <w:rsid w:val="004A2098"/>
    <w:rsid w:val="004A2250"/>
    <w:rsid w:val="004A2463"/>
    <w:rsid w:val="004A254B"/>
    <w:rsid w:val="004A2692"/>
    <w:rsid w:val="004A2B64"/>
    <w:rsid w:val="004A2BBD"/>
    <w:rsid w:val="004A2C63"/>
    <w:rsid w:val="004A2DB6"/>
    <w:rsid w:val="004A37B9"/>
    <w:rsid w:val="004A3FC9"/>
    <w:rsid w:val="004A4427"/>
    <w:rsid w:val="004A45BD"/>
    <w:rsid w:val="004A4979"/>
    <w:rsid w:val="004A4D00"/>
    <w:rsid w:val="004A4E00"/>
    <w:rsid w:val="004A4FF2"/>
    <w:rsid w:val="004A5A21"/>
    <w:rsid w:val="004A5ACC"/>
    <w:rsid w:val="004A5ACF"/>
    <w:rsid w:val="004A63AA"/>
    <w:rsid w:val="004A75A9"/>
    <w:rsid w:val="004A7DB5"/>
    <w:rsid w:val="004B055B"/>
    <w:rsid w:val="004B06EC"/>
    <w:rsid w:val="004B0C45"/>
    <w:rsid w:val="004B117C"/>
    <w:rsid w:val="004B18E0"/>
    <w:rsid w:val="004B1FCA"/>
    <w:rsid w:val="004B22BC"/>
    <w:rsid w:val="004B2526"/>
    <w:rsid w:val="004B2B35"/>
    <w:rsid w:val="004B2CD9"/>
    <w:rsid w:val="004B3535"/>
    <w:rsid w:val="004B3731"/>
    <w:rsid w:val="004B3A4C"/>
    <w:rsid w:val="004B3F09"/>
    <w:rsid w:val="004B458D"/>
    <w:rsid w:val="004B45A9"/>
    <w:rsid w:val="004B461D"/>
    <w:rsid w:val="004B55B3"/>
    <w:rsid w:val="004B56C6"/>
    <w:rsid w:val="004B5E67"/>
    <w:rsid w:val="004B6592"/>
    <w:rsid w:val="004B6619"/>
    <w:rsid w:val="004B6C63"/>
    <w:rsid w:val="004B7756"/>
    <w:rsid w:val="004B776C"/>
    <w:rsid w:val="004B7845"/>
    <w:rsid w:val="004B786A"/>
    <w:rsid w:val="004B7F1A"/>
    <w:rsid w:val="004C1156"/>
    <w:rsid w:val="004C127E"/>
    <w:rsid w:val="004C137C"/>
    <w:rsid w:val="004C1923"/>
    <w:rsid w:val="004C1EB6"/>
    <w:rsid w:val="004C206A"/>
    <w:rsid w:val="004C34CA"/>
    <w:rsid w:val="004C372F"/>
    <w:rsid w:val="004C3841"/>
    <w:rsid w:val="004C485D"/>
    <w:rsid w:val="004C4B56"/>
    <w:rsid w:val="004C4C43"/>
    <w:rsid w:val="004C605A"/>
    <w:rsid w:val="004C63A0"/>
    <w:rsid w:val="004C7160"/>
    <w:rsid w:val="004C72AA"/>
    <w:rsid w:val="004C776C"/>
    <w:rsid w:val="004D04DB"/>
    <w:rsid w:val="004D0515"/>
    <w:rsid w:val="004D0576"/>
    <w:rsid w:val="004D166C"/>
    <w:rsid w:val="004D1B07"/>
    <w:rsid w:val="004D2171"/>
    <w:rsid w:val="004D2296"/>
    <w:rsid w:val="004D23EF"/>
    <w:rsid w:val="004D26FA"/>
    <w:rsid w:val="004D2752"/>
    <w:rsid w:val="004D2C84"/>
    <w:rsid w:val="004D44EF"/>
    <w:rsid w:val="004D44F5"/>
    <w:rsid w:val="004D46B2"/>
    <w:rsid w:val="004D4E56"/>
    <w:rsid w:val="004D5036"/>
    <w:rsid w:val="004D5645"/>
    <w:rsid w:val="004D60A3"/>
    <w:rsid w:val="004D7761"/>
    <w:rsid w:val="004D7AF6"/>
    <w:rsid w:val="004D7FFB"/>
    <w:rsid w:val="004E04D2"/>
    <w:rsid w:val="004E04E8"/>
    <w:rsid w:val="004E0D0F"/>
    <w:rsid w:val="004E1095"/>
    <w:rsid w:val="004E1966"/>
    <w:rsid w:val="004E1F20"/>
    <w:rsid w:val="004E2021"/>
    <w:rsid w:val="004E22AE"/>
    <w:rsid w:val="004E28C3"/>
    <w:rsid w:val="004E3149"/>
    <w:rsid w:val="004E3464"/>
    <w:rsid w:val="004E3472"/>
    <w:rsid w:val="004E3D07"/>
    <w:rsid w:val="004E3D5A"/>
    <w:rsid w:val="004E3EBB"/>
    <w:rsid w:val="004E4161"/>
    <w:rsid w:val="004E4607"/>
    <w:rsid w:val="004E4D99"/>
    <w:rsid w:val="004E5854"/>
    <w:rsid w:val="004E5CA2"/>
    <w:rsid w:val="004E5D31"/>
    <w:rsid w:val="004E5FB1"/>
    <w:rsid w:val="004E6370"/>
    <w:rsid w:val="004E67B1"/>
    <w:rsid w:val="004E69D9"/>
    <w:rsid w:val="004E6A3D"/>
    <w:rsid w:val="004E7681"/>
    <w:rsid w:val="004F017A"/>
    <w:rsid w:val="004F0A65"/>
    <w:rsid w:val="004F1A2C"/>
    <w:rsid w:val="004F223E"/>
    <w:rsid w:val="004F29F5"/>
    <w:rsid w:val="004F2CE8"/>
    <w:rsid w:val="004F2F8C"/>
    <w:rsid w:val="004F3A82"/>
    <w:rsid w:val="004F3BD6"/>
    <w:rsid w:val="004F436B"/>
    <w:rsid w:val="004F44A5"/>
    <w:rsid w:val="004F4C45"/>
    <w:rsid w:val="004F5384"/>
    <w:rsid w:val="004F61E0"/>
    <w:rsid w:val="004F6C28"/>
    <w:rsid w:val="004F6C6C"/>
    <w:rsid w:val="004F73A4"/>
    <w:rsid w:val="004F742A"/>
    <w:rsid w:val="004F75CE"/>
    <w:rsid w:val="004F7A96"/>
    <w:rsid w:val="005008BD"/>
    <w:rsid w:val="00500C84"/>
    <w:rsid w:val="00500FEF"/>
    <w:rsid w:val="00501333"/>
    <w:rsid w:val="00501827"/>
    <w:rsid w:val="00501CA2"/>
    <w:rsid w:val="00502718"/>
    <w:rsid w:val="005034DD"/>
    <w:rsid w:val="005036AD"/>
    <w:rsid w:val="00503ED7"/>
    <w:rsid w:val="00504BC6"/>
    <w:rsid w:val="00504C61"/>
    <w:rsid w:val="00504F33"/>
    <w:rsid w:val="0050584F"/>
    <w:rsid w:val="005068DB"/>
    <w:rsid w:val="00506CD5"/>
    <w:rsid w:val="00506E94"/>
    <w:rsid w:val="0050706A"/>
    <w:rsid w:val="0050738E"/>
    <w:rsid w:val="0050782E"/>
    <w:rsid w:val="00507F87"/>
    <w:rsid w:val="00510608"/>
    <w:rsid w:val="0051061E"/>
    <w:rsid w:val="005106DB"/>
    <w:rsid w:val="0051072A"/>
    <w:rsid w:val="00510E8E"/>
    <w:rsid w:val="00510F4F"/>
    <w:rsid w:val="0051126A"/>
    <w:rsid w:val="00512203"/>
    <w:rsid w:val="005128FE"/>
    <w:rsid w:val="00512A5B"/>
    <w:rsid w:val="00512AC3"/>
    <w:rsid w:val="00513665"/>
    <w:rsid w:val="00513823"/>
    <w:rsid w:val="00513C30"/>
    <w:rsid w:val="00513CD3"/>
    <w:rsid w:val="00513D97"/>
    <w:rsid w:val="005140D5"/>
    <w:rsid w:val="005147EB"/>
    <w:rsid w:val="00514B96"/>
    <w:rsid w:val="00515081"/>
    <w:rsid w:val="00515571"/>
    <w:rsid w:val="005155D6"/>
    <w:rsid w:val="0051587C"/>
    <w:rsid w:val="00515D7D"/>
    <w:rsid w:val="00515DAE"/>
    <w:rsid w:val="0051603F"/>
    <w:rsid w:val="005165E4"/>
    <w:rsid w:val="00516B85"/>
    <w:rsid w:val="00516CD6"/>
    <w:rsid w:val="0052049A"/>
    <w:rsid w:val="005204AF"/>
    <w:rsid w:val="00520F02"/>
    <w:rsid w:val="00521224"/>
    <w:rsid w:val="005212DA"/>
    <w:rsid w:val="005216C7"/>
    <w:rsid w:val="005218E5"/>
    <w:rsid w:val="00521BDD"/>
    <w:rsid w:val="00521EE3"/>
    <w:rsid w:val="00523476"/>
    <w:rsid w:val="00523F7A"/>
    <w:rsid w:val="00524006"/>
    <w:rsid w:val="00524112"/>
    <w:rsid w:val="00524567"/>
    <w:rsid w:val="005246D9"/>
    <w:rsid w:val="0052526B"/>
    <w:rsid w:val="00525869"/>
    <w:rsid w:val="00525B49"/>
    <w:rsid w:val="00526173"/>
    <w:rsid w:val="005261B4"/>
    <w:rsid w:val="0052640C"/>
    <w:rsid w:val="005269E3"/>
    <w:rsid w:val="00526D4D"/>
    <w:rsid w:val="00526EA0"/>
    <w:rsid w:val="00526FE9"/>
    <w:rsid w:val="00527243"/>
    <w:rsid w:val="005272D7"/>
    <w:rsid w:val="005272EC"/>
    <w:rsid w:val="005277B3"/>
    <w:rsid w:val="005317BC"/>
    <w:rsid w:val="00531ACC"/>
    <w:rsid w:val="005328A9"/>
    <w:rsid w:val="00532945"/>
    <w:rsid w:val="00532A67"/>
    <w:rsid w:val="00532B21"/>
    <w:rsid w:val="00532E73"/>
    <w:rsid w:val="005331A8"/>
    <w:rsid w:val="005334D2"/>
    <w:rsid w:val="005336FE"/>
    <w:rsid w:val="005338F0"/>
    <w:rsid w:val="005344C7"/>
    <w:rsid w:val="005344E9"/>
    <w:rsid w:val="00534533"/>
    <w:rsid w:val="00534814"/>
    <w:rsid w:val="0053491C"/>
    <w:rsid w:val="0053492C"/>
    <w:rsid w:val="00534F2F"/>
    <w:rsid w:val="00535076"/>
    <w:rsid w:val="00535222"/>
    <w:rsid w:val="005361BC"/>
    <w:rsid w:val="005366F9"/>
    <w:rsid w:val="005376B6"/>
    <w:rsid w:val="00537DA6"/>
    <w:rsid w:val="0054073C"/>
    <w:rsid w:val="00540C4E"/>
    <w:rsid w:val="00540EDB"/>
    <w:rsid w:val="00541490"/>
    <w:rsid w:val="0054233B"/>
    <w:rsid w:val="0054308E"/>
    <w:rsid w:val="00543EE6"/>
    <w:rsid w:val="00544114"/>
    <w:rsid w:val="00544296"/>
    <w:rsid w:val="005442F5"/>
    <w:rsid w:val="0054444C"/>
    <w:rsid w:val="005446E9"/>
    <w:rsid w:val="00544980"/>
    <w:rsid w:val="005453DF"/>
    <w:rsid w:val="00546639"/>
    <w:rsid w:val="0054684D"/>
    <w:rsid w:val="00546EB2"/>
    <w:rsid w:val="00547AFF"/>
    <w:rsid w:val="00550197"/>
    <w:rsid w:val="00550F9D"/>
    <w:rsid w:val="0055173A"/>
    <w:rsid w:val="005519C6"/>
    <w:rsid w:val="005521BF"/>
    <w:rsid w:val="0055264A"/>
    <w:rsid w:val="005539F7"/>
    <w:rsid w:val="00554260"/>
    <w:rsid w:val="00554459"/>
    <w:rsid w:val="00554888"/>
    <w:rsid w:val="00554A2F"/>
    <w:rsid w:val="00555360"/>
    <w:rsid w:val="0055555A"/>
    <w:rsid w:val="00555641"/>
    <w:rsid w:val="00555ABC"/>
    <w:rsid w:val="00555AFC"/>
    <w:rsid w:val="0055610A"/>
    <w:rsid w:val="00556CFE"/>
    <w:rsid w:val="005577BA"/>
    <w:rsid w:val="00557D45"/>
    <w:rsid w:val="00560AFB"/>
    <w:rsid w:val="00560B2F"/>
    <w:rsid w:val="00560C98"/>
    <w:rsid w:val="00560FC1"/>
    <w:rsid w:val="00560FD6"/>
    <w:rsid w:val="0056114C"/>
    <w:rsid w:val="0056154D"/>
    <w:rsid w:val="005619C0"/>
    <w:rsid w:val="00561E43"/>
    <w:rsid w:val="0056247A"/>
    <w:rsid w:val="005625D6"/>
    <w:rsid w:val="005627E4"/>
    <w:rsid w:val="00562BCF"/>
    <w:rsid w:val="00562C68"/>
    <w:rsid w:val="0056392E"/>
    <w:rsid w:val="00563C2F"/>
    <w:rsid w:val="00563D41"/>
    <w:rsid w:val="00563DB3"/>
    <w:rsid w:val="00563DD2"/>
    <w:rsid w:val="005642B2"/>
    <w:rsid w:val="005644AB"/>
    <w:rsid w:val="0056453E"/>
    <w:rsid w:val="0056488A"/>
    <w:rsid w:val="0056491A"/>
    <w:rsid w:val="005657A9"/>
    <w:rsid w:val="00565C58"/>
    <w:rsid w:val="0056625E"/>
    <w:rsid w:val="00566691"/>
    <w:rsid w:val="005666E2"/>
    <w:rsid w:val="0056674A"/>
    <w:rsid w:val="00566787"/>
    <w:rsid w:val="00566937"/>
    <w:rsid w:val="00566963"/>
    <w:rsid w:val="00567A05"/>
    <w:rsid w:val="0057137D"/>
    <w:rsid w:val="005713C4"/>
    <w:rsid w:val="00571686"/>
    <w:rsid w:val="00571A5C"/>
    <w:rsid w:val="00571A83"/>
    <w:rsid w:val="005721C1"/>
    <w:rsid w:val="005724F9"/>
    <w:rsid w:val="0057256D"/>
    <w:rsid w:val="0057311B"/>
    <w:rsid w:val="005734AA"/>
    <w:rsid w:val="00573EA3"/>
    <w:rsid w:val="00573F33"/>
    <w:rsid w:val="00574C55"/>
    <w:rsid w:val="00574C78"/>
    <w:rsid w:val="00574EA7"/>
    <w:rsid w:val="00575D88"/>
    <w:rsid w:val="00575EBD"/>
    <w:rsid w:val="00575EED"/>
    <w:rsid w:val="005760B1"/>
    <w:rsid w:val="00576171"/>
    <w:rsid w:val="00576584"/>
    <w:rsid w:val="005765F4"/>
    <w:rsid w:val="00576EE8"/>
    <w:rsid w:val="005771B6"/>
    <w:rsid w:val="0057751D"/>
    <w:rsid w:val="005776EA"/>
    <w:rsid w:val="0057776C"/>
    <w:rsid w:val="00577B4E"/>
    <w:rsid w:val="005802AD"/>
    <w:rsid w:val="005809B4"/>
    <w:rsid w:val="005809FA"/>
    <w:rsid w:val="00580BF7"/>
    <w:rsid w:val="00581039"/>
    <w:rsid w:val="005815CB"/>
    <w:rsid w:val="00582534"/>
    <w:rsid w:val="00582BAD"/>
    <w:rsid w:val="005832BB"/>
    <w:rsid w:val="005838A3"/>
    <w:rsid w:val="005842BB"/>
    <w:rsid w:val="00584A83"/>
    <w:rsid w:val="00584C02"/>
    <w:rsid w:val="00584C51"/>
    <w:rsid w:val="00584D80"/>
    <w:rsid w:val="00584DCA"/>
    <w:rsid w:val="0058558F"/>
    <w:rsid w:val="00585B94"/>
    <w:rsid w:val="00586568"/>
    <w:rsid w:val="005866FA"/>
    <w:rsid w:val="005867A4"/>
    <w:rsid w:val="00586DC3"/>
    <w:rsid w:val="00586ED2"/>
    <w:rsid w:val="00587374"/>
    <w:rsid w:val="00587484"/>
    <w:rsid w:val="005874E5"/>
    <w:rsid w:val="00587C90"/>
    <w:rsid w:val="00587EA2"/>
    <w:rsid w:val="005901E7"/>
    <w:rsid w:val="00590D5B"/>
    <w:rsid w:val="00591437"/>
    <w:rsid w:val="005914CC"/>
    <w:rsid w:val="00591CA5"/>
    <w:rsid w:val="005921A9"/>
    <w:rsid w:val="005925F5"/>
    <w:rsid w:val="00592BB8"/>
    <w:rsid w:val="00592D2F"/>
    <w:rsid w:val="00593985"/>
    <w:rsid w:val="00593E64"/>
    <w:rsid w:val="00594A60"/>
    <w:rsid w:val="00594ECB"/>
    <w:rsid w:val="00594F8E"/>
    <w:rsid w:val="005952B5"/>
    <w:rsid w:val="00595B55"/>
    <w:rsid w:val="005962B7"/>
    <w:rsid w:val="005962EE"/>
    <w:rsid w:val="00596523"/>
    <w:rsid w:val="0059683F"/>
    <w:rsid w:val="00596D65"/>
    <w:rsid w:val="00597765"/>
    <w:rsid w:val="00597B2B"/>
    <w:rsid w:val="00597FD0"/>
    <w:rsid w:val="005A00D5"/>
    <w:rsid w:val="005A0238"/>
    <w:rsid w:val="005A0CE4"/>
    <w:rsid w:val="005A0D3A"/>
    <w:rsid w:val="005A1909"/>
    <w:rsid w:val="005A1CEE"/>
    <w:rsid w:val="005A2023"/>
    <w:rsid w:val="005A2091"/>
    <w:rsid w:val="005A24CA"/>
    <w:rsid w:val="005A28FC"/>
    <w:rsid w:val="005A291B"/>
    <w:rsid w:val="005A2AD3"/>
    <w:rsid w:val="005A2F68"/>
    <w:rsid w:val="005A2FAB"/>
    <w:rsid w:val="005A380C"/>
    <w:rsid w:val="005A3879"/>
    <w:rsid w:val="005A3A1A"/>
    <w:rsid w:val="005A3E1E"/>
    <w:rsid w:val="005A3FE0"/>
    <w:rsid w:val="005A4063"/>
    <w:rsid w:val="005A453E"/>
    <w:rsid w:val="005A47AD"/>
    <w:rsid w:val="005A4A65"/>
    <w:rsid w:val="005A4EDF"/>
    <w:rsid w:val="005A5199"/>
    <w:rsid w:val="005A5791"/>
    <w:rsid w:val="005A57EE"/>
    <w:rsid w:val="005A5979"/>
    <w:rsid w:val="005A59B7"/>
    <w:rsid w:val="005A635C"/>
    <w:rsid w:val="005A686C"/>
    <w:rsid w:val="005A6C50"/>
    <w:rsid w:val="005A6C9C"/>
    <w:rsid w:val="005A6CAD"/>
    <w:rsid w:val="005A6DBD"/>
    <w:rsid w:val="005A73D0"/>
    <w:rsid w:val="005A7457"/>
    <w:rsid w:val="005B09A6"/>
    <w:rsid w:val="005B1535"/>
    <w:rsid w:val="005B1648"/>
    <w:rsid w:val="005B16EA"/>
    <w:rsid w:val="005B1B9F"/>
    <w:rsid w:val="005B2151"/>
    <w:rsid w:val="005B27ED"/>
    <w:rsid w:val="005B295C"/>
    <w:rsid w:val="005B3915"/>
    <w:rsid w:val="005B3C42"/>
    <w:rsid w:val="005B4DC7"/>
    <w:rsid w:val="005B557F"/>
    <w:rsid w:val="005B5BF9"/>
    <w:rsid w:val="005B6F2E"/>
    <w:rsid w:val="005B6F84"/>
    <w:rsid w:val="005B7CC9"/>
    <w:rsid w:val="005C0F3B"/>
    <w:rsid w:val="005C119F"/>
    <w:rsid w:val="005C1824"/>
    <w:rsid w:val="005C2A3B"/>
    <w:rsid w:val="005C3575"/>
    <w:rsid w:val="005C3830"/>
    <w:rsid w:val="005C46D9"/>
    <w:rsid w:val="005C478F"/>
    <w:rsid w:val="005C486B"/>
    <w:rsid w:val="005C5B57"/>
    <w:rsid w:val="005C668C"/>
    <w:rsid w:val="005C6809"/>
    <w:rsid w:val="005C683F"/>
    <w:rsid w:val="005C6BFB"/>
    <w:rsid w:val="005C6D28"/>
    <w:rsid w:val="005C723F"/>
    <w:rsid w:val="005C7744"/>
    <w:rsid w:val="005C77DA"/>
    <w:rsid w:val="005C7CFC"/>
    <w:rsid w:val="005D0185"/>
    <w:rsid w:val="005D05E1"/>
    <w:rsid w:val="005D08DF"/>
    <w:rsid w:val="005D0BF2"/>
    <w:rsid w:val="005D0DD2"/>
    <w:rsid w:val="005D1C5A"/>
    <w:rsid w:val="005D1D24"/>
    <w:rsid w:val="005D2069"/>
    <w:rsid w:val="005D22AA"/>
    <w:rsid w:val="005D28F3"/>
    <w:rsid w:val="005D291E"/>
    <w:rsid w:val="005D2AC8"/>
    <w:rsid w:val="005D3035"/>
    <w:rsid w:val="005D30F9"/>
    <w:rsid w:val="005D474D"/>
    <w:rsid w:val="005D47DB"/>
    <w:rsid w:val="005D4A39"/>
    <w:rsid w:val="005D4A8E"/>
    <w:rsid w:val="005D4D5E"/>
    <w:rsid w:val="005D522B"/>
    <w:rsid w:val="005D5620"/>
    <w:rsid w:val="005D5BDB"/>
    <w:rsid w:val="005D61BF"/>
    <w:rsid w:val="005D61ED"/>
    <w:rsid w:val="005D639F"/>
    <w:rsid w:val="005D646D"/>
    <w:rsid w:val="005D6CDE"/>
    <w:rsid w:val="005D6E5D"/>
    <w:rsid w:val="005E0EFD"/>
    <w:rsid w:val="005E0F69"/>
    <w:rsid w:val="005E125A"/>
    <w:rsid w:val="005E13F0"/>
    <w:rsid w:val="005E1551"/>
    <w:rsid w:val="005E1964"/>
    <w:rsid w:val="005E1AB8"/>
    <w:rsid w:val="005E1CC9"/>
    <w:rsid w:val="005E1E8A"/>
    <w:rsid w:val="005E21ED"/>
    <w:rsid w:val="005E2771"/>
    <w:rsid w:val="005E2F26"/>
    <w:rsid w:val="005E30F8"/>
    <w:rsid w:val="005E32BC"/>
    <w:rsid w:val="005E32FA"/>
    <w:rsid w:val="005E398A"/>
    <w:rsid w:val="005E4256"/>
    <w:rsid w:val="005E5306"/>
    <w:rsid w:val="005E5805"/>
    <w:rsid w:val="005E6093"/>
    <w:rsid w:val="005E624F"/>
    <w:rsid w:val="005E7165"/>
    <w:rsid w:val="005E7BB8"/>
    <w:rsid w:val="005F03FC"/>
    <w:rsid w:val="005F25AA"/>
    <w:rsid w:val="005F266D"/>
    <w:rsid w:val="005F2A42"/>
    <w:rsid w:val="005F2C1B"/>
    <w:rsid w:val="005F2EF6"/>
    <w:rsid w:val="005F3CEB"/>
    <w:rsid w:val="005F4230"/>
    <w:rsid w:val="005F442B"/>
    <w:rsid w:val="005F466C"/>
    <w:rsid w:val="005F486D"/>
    <w:rsid w:val="005F5EFC"/>
    <w:rsid w:val="005F5F02"/>
    <w:rsid w:val="005F5FDE"/>
    <w:rsid w:val="005F6177"/>
    <w:rsid w:val="005F65F7"/>
    <w:rsid w:val="005F7C0D"/>
    <w:rsid w:val="00600B1D"/>
    <w:rsid w:val="00600C14"/>
    <w:rsid w:val="0060186C"/>
    <w:rsid w:val="00601979"/>
    <w:rsid w:val="00601AB6"/>
    <w:rsid w:val="00601FBF"/>
    <w:rsid w:val="00602B66"/>
    <w:rsid w:val="0060406D"/>
    <w:rsid w:val="00604663"/>
    <w:rsid w:val="00604BFB"/>
    <w:rsid w:val="00604E72"/>
    <w:rsid w:val="0060573A"/>
    <w:rsid w:val="00606649"/>
    <w:rsid w:val="006068F3"/>
    <w:rsid w:val="006070F8"/>
    <w:rsid w:val="00607975"/>
    <w:rsid w:val="006079CE"/>
    <w:rsid w:val="00607DD7"/>
    <w:rsid w:val="00607FA6"/>
    <w:rsid w:val="00610E1F"/>
    <w:rsid w:val="00610E9C"/>
    <w:rsid w:val="0061173A"/>
    <w:rsid w:val="00611A60"/>
    <w:rsid w:val="00611C04"/>
    <w:rsid w:val="00612A22"/>
    <w:rsid w:val="006135E5"/>
    <w:rsid w:val="00613AA1"/>
    <w:rsid w:val="00613C54"/>
    <w:rsid w:val="00613E3A"/>
    <w:rsid w:val="00615928"/>
    <w:rsid w:val="00615A5D"/>
    <w:rsid w:val="00615B8D"/>
    <w:rsid w:val="00616022"/>
    <w:rsid w:val="00616B96"/>
    <w:rsid w:val="006174E0"/>
    <w:rsid w:val="006201CE"/>
    <w:rsid w:val="00620C56"/>
    <w:rsid w:val="00620D74"/>
    <w:rsid w:val="0062154B"/>
    <w:rsid w:val="00621E3B"/>
    <w:rsid w:val="006220DF"/>
    <w:rsid w:val="006225D5"/>
    <w:rsid w:val="006226BE"/>
    <w:rsid w:val="00622B74"/>
    <w:rsid w:val="00623263"/>
    <w:rsid w:val="0062346C"/>
    <w:rsid w:val="00623632"/>
    <w:rsid w:val="00624415"/>
    <w:rsid w:val="006246F1"/>
    <w:rsid w:val="00624C8C"/>
    <w:rsid w:val="0062506A"/>
    <w:rsid w:val="00625B77"/>
    <w:rsid w:val="00626034"/>
    <w:rsid w:val="00626693"/>
    <w:rsid w:val="00630AD5"/>
    <w:rsid w:val="00632389"/>
    <w:rsid w:val="006324F7"/>
    <w:rsid w:val="00632557"/>
    <w:rsid w:val="0063261C"/>
    <w:rsid w:val="0063293D"/>
    <w:rsid w:val="0063298C"/>
    <w:rsid w:val="00632B31"/>
    <w:rsid w:val="006333E9"/>
    <w:rsid w:val="00633554"/>
    <w:rsid w:val="00633D43"/>
    <w:rsid w:val="006340D8"/>
    <w:rsid w:val="00634144"/>
    <w:rsid w:val="0063494A"/>
    <w:rsid w:val="006349F4"/>
    <w:rsid w:val="00634CF3"/>
    <w:rsid w:val="00634FB3"/>
    <w:rsid w:val="006354F6"/>
    <w:rsid w:val="00635B94"/>
    <w:rsid w:val="00635FC9"/>
    <w:rsid w:val="006361A7"/>
    <w:rsid w:val="006367F7"/>
    <w:rsid w:val="0063683E"/>
    <w:rsid w:val="00636A98"/>
    <w:rsid w:val="006376DA"/>
    <w:rsid w:val="00637763"/>
    <w:rsid w:val="0064129B"/>
    <w:rsid w:val="006415F5"/>
    <w:rsid w:val="00641BAE"/>
    <w:rsid w:val="00641D49"/>
    <w:rsid w:val="00642419"/>
    <w:rsid w:val="00642A0C"/>
    <w:rsid w:val="00643466"/>
    <w:rsid w:val="00643471"/>
    <w:rsid w:val="006437F5"/>
    <w:rsid w:val="00643868"/>
    <w:rsid w:val="00643E4E"/>
    <w:rsid w:val="006442D0"/>
    <w:rsid w:val="006449CD"/>
    <w:rsid w:val="00645240"/>
    <w:rsid w:val="00645C3D"/>
    <w:rsid w:val="00645E80"/>
    <w:rsid w:val="00645EB5"/>
    <w:rsid w:val="00646160"/>
    <w:rsid w:val="006464A4"/>
    <w:rsid w:val="00646557"/>
    <w:rsid w:val="00646797"/>
    <w:rsid w:val="00646CAC"/>
    <w:rsid w:val="00647779"/>
    <w:rsid w:val="00647A6F"/>
    <w:rsid w:val="00647CBA"/>
    <w:rsid w:val="0065075A"/>
    <w:rsid w:val="00650B14"/>
    <w:rsid w:val="00650E49"/>
    <w:rsid w:val="00650F20"/>
    <w:rsid w:val="00651134"/>
    <w:rsid w:val="006511A5"/>
    <w:rsid w:val="0065123A"/>
    <w:rsid w:val="006515B7"/>
    <w:rsid w:val="00651664"/>
    <w:rsid w:val="00651F45"/>
    <w:rsid w:val="0065201F"/>
    <w:rsid w:val="006539C7"/>
    <w:rsid w:val="00654639"/>
    <w:rsid w:val="006547E0"/>
    <w:rsid w:val="006555F2"/>
    <w:rsid w:val="0065572F"/>
    <w:rsid w:val="00655A11"/>
    <w:rsid w:val="00655FD9"/>
    <w:rsid w:val="00656FAB"/>
    <w:rsid w:val="006570FC"/>
    <w:rsid w:val="006571B2"/>
    <w:rsid w:val="006571C4"/>
    <w:rsid w:val="00661FEB"/>
    <w:rsid w:val="00662191"/>
    <w:rsid w:val="00662462"/>
    <w:rsid w:val="00662875"/>
    <w:rsid w:val="00663888"/>
    <w:rsid w:val="00663B39"/>
    <w:rsid w:val="00663F93"/>
    <w:rsid w:val="006647F3"/>
    <w:rsid w:val="0066487F"/>
    <w:rsid w:val="006649A9"/>
    <w:rsid w:val="00664C81"/>
    <w:rsid w:val="0066554E"/>
    <w:rsid w:val="006667F7"/>
    <w:rsid w:val="006668A7"/>
    <w:rsid w:val="00666DF6"/>
    <w:rsid w:val="006676B4"/>
    <w:rsid w:val="006677D7"/>
    <w:rsid w:val="00667F21"/>
    <w:rsid w:val="006703B5"/>
    <w:rsid w:val="00670AC7"/>
    <w:rsid w:val="00670C1B"/>
    <w:rsid w:val="006711C7"/>
    <w:rsid w:val="0067133E"/>
    <w:rsid w:val="00671FDF"/>
    <w:rsid w:val="00672F2D"/>
    <w:rsid w:val="006735B2"/>
    <w:rsid w:val="00673683"/>
    <w:rsid w:val="00673A76"/>
    <w:rsid w:val="00673A81"/>
    <w:rsid w:val="00673C2E"/>
    <w:rsid w:val="00673E97"/>
    <w:rsid w:val="0067434E"/>
    <w:rsid w:val="006746AB"/>
    <w:rsid w:val="00674878"/>
    <w:rsid w:val="0067569E"/>
    <w:rsid w:val="00675C86"/>
    <w:rsid w:val="00676559"/>
    <w:rsid w:val="0067675E"/>
    <w:rsid w:val="00676DA1"/>
    <w:rsid w:val="00676DD5"/>
    <w:rsid w:val="00676EED"/>
    <w:rsid w:val="0067721D"/>
    <w:rsid w:val="0067749B"/>
    <w:rsid w:val="00680649"/>
    <w:rsid w:val="006806AB"/>
    <w:rsid w:val="00680951"/>
    <w:rsid w:val="00680961"/>
    <w:rsid w:val="00680C7F"/>
    <w:rsid w:val="00680F99"/>
    <w:rsid w:val="00680FFD"/>
    <w:rsid w:val="00681803"/>
    <w:rsid w:val="00681872"/>
    <w:rsid w:val="00681988"/>
    <w:rsid w:val="00681FFA"/>
    <w:rsid w:val="006826D5"/>
    <w:rsid w:val="0068289C"/>
    <w:rsid w:val="00683F4F"/>
    <w:rsid w:val="006840CA"/>
    <w:rsid w:val="00684C8F"/>
    <w:rsid w:val="00684CD2"/>
    <w:rsid w:val="00685045"/>
    <w:rsid w:val="00685A30"/>
    <w:rsid w:val="00686162"/>
    <w:rsid w:val="00686766"/>
    <w:rsid w:val="00686FD2"/>
    <w:rsid w:val="0068729B"/>
    <w:rsid w:val="006873F2"/>
    <w:rsid w:val="00687936"/>
    <w:rsid w:val="0069011A"/>
    <w:rsid w:val="006905AE"/>
    <w:rsid w:val="00690BA4"/>
    <w:rsid w:val="00690F81"/>
    <w:rsid w:val="006913AF"/>
    <w:rsid w:val="00691DA8"/>
    <w:rsid w:val="006923BD"/>
    <w:rsid w:val="006926A6"/>
    <w:rsid w:val="00692789"/>
    <w:rsid w:val="00692AF9"/>
    <w:rsid w:val="00693752"/>
    <w:rsid w:val="00693ADB"/>
    <w:rsid w:val="00694441"/>
    <w:rsid w:val="006947E7"/>
    <w:rsid w:val="00694ACE"/>
    <w:rsid w:val="0069510B"/>
    <w:rsid w:val="0069544B"/>
    <w:rsid w:val="00695585"/>
    <w:rsid w:val="006955EB"/>
    <w:rsid w:val="006963E4"/>
    <w:rsid w:val="00696C1C"/>
    <w:rsid w:val="00697436"/>
    <w:rsid w:val="0069745B"/>
    <w:rsid w:val="0069771F"/>
    <w:rsid w:val="006979A0"/>
    <w:rsid w:val="006979EC"/>
    <w:rsid w:val="006A0000"/>
    <w:rsid w:val="006A0C41"/>
    <w:rsid w:val="006A12C0"/>
    <w:rsid w:val="006A157A"/>
    <w:rsid w:val="006A1898"/>
    <w:rsid w:val="006A1AEA"/>
    <w:rsid w:val="006A30A0"/>
    <w:rsid w:val="006A3AB0"/>
    <w:rsid w:val="006A3D36"/>
    <w:rsid w:val="006A42B9"/>
    <w:rsid w:val="006A4ACC"/>
    <w:rsid w:val="006A4E72"/>
    <w:rsid w:val="006A56B8"/>
    <w:rsid w:val="006A584A"/>
    <w:rsid w:val="006A5B48"/>
    <w:rsid w:val="006A5C1D"/>
    <w:rsid w:val="006A5C4A"/>
    <w:rsid w:val="006A5C4F"/>
    <w:rsid w:val="006A600A"/>
    <w:rsid w:val="006A64A3"/>
    <w:rsid w:val="006A65AB"/>
    <w:rsid w:val="006A6C97"/>
    <w:rsid w:val="006A6D39"/>
    <w:rsid w:val="006A7983"/>
    <w:rsid w:val="006B0110"/>
    <w:rsid w:val="006B056B"/>
    <w:rsid w:val="006B0776"/>
    <w:rsid w:val="006B0E9E"/>
    <w:rsid w:val="006B0EFD"/>
    <w:rsid w:val="006B12D3"/>
    <w:rsid w:val="006B1866"/>
    <w:rsid w:val="006B19F5"/>
    <w:rsid w:val="006B20B8"/>
    <w:rsid w:val="006B25EE"/>
    <w:rsid w:val="006B271C"/>
    <w:rsid w:val="006B4024"/>
    <w:rsid w:val="006B4213"/>
    <w:rsid w:val="006B4272"/>
    <w:rsid w:val="006B4448"/>
    <w:rsid w:val="006B4602"/>
    <w:rsid w:val="006B46D7"/>
    <w:rsid w:val="006B47A8"/>
    <w:rsid w:val="006B4F19"/>
    <w:rsid w:val="006B509F"/>
    <w:rsid w:val="006B5862"/>
    <w:rsid w:val="006B5BD8"/>
    <w:rsid w:val="006B5D5C"/>
    <w:rsid w:val="006B602B"/>
    <w:rsid w:val="006B6137"/>
    <w:rsid w:val="006B6205"/>
    <w:rsid w:val="006B6AFE"/>
    <w:rsid w:val="006B6D98"/>
    <w:rsid w:val="006B762D"/>
    <w:rsid w:val="006B78DF"/>
    <w:rsid w:val="006B790B"/>
    <w:rsid w:val="006C042E"/>
    <w:rsid w:val="006C098D"/>
    <w:rsid w:val="006C0AB8"/>
    <w:rsid w:val="006C1102"/>
    <w:rsid w:val="006C1191"/>
    <w:rsid w:val="006C1A95"/>
    <w:rsid w:val="006C20D3"/>
    <w:rsid w:val="006C211C"/>
    <w:rsid w:val="006C247A"/>
    <w:rsid w:val="006C2C74"/>
    <w:rsid w:val="006C2E5E"/>
    <w:rsid w:val="006C3273"/>
    <w:rsid w:val="006C351D"/>
    <w:rsid w:val="006C3EBD"/>
    <w:rsid w:val="006C4AB4"/>
    <w:rsid w:val="006C4CF1"/>
    <w:rsid w:val="006C4D42"/>
    <w:rsid w:val="006C530A"/>
    <w:rsid w:val="006C5A34"/>
    <w:rsid w:val="006C6196"/>
    <w:rsid w:val="006C6399"/>
    <w:rsid w:val="006C6B7F"/>
    <w:rsid w:val="006C6CF1"/>
    <w:rsid w:val="006C7383"/>
    <w:rsid w:val="006C757B"/>
    <w:rsid w:val="006C7CE1"/>
    <w:rsid w:val="006C7E2D"/>
    <w:rsid w:val="006C7F47"/>
    <w:rsid w:val="006D0204"/>
    <w:rsid w:val="006D0CEA"/>
    <w:rsid w:val="006D175E"/>
    <w:rsid w:val="006D20E0"/>
    <w:rsid w:val="006D2603"/>
    <w:rsid w:val="006D2997"/>
    <w:rsid w:val="006D3482"/>
    <w:rsid w:val="006D34ED"/>
    <w:rsid w:val="006D3CE7"/>
    <w:rsid w:val="006D4030"/>
    <w:rsid w:val="006D4277"/>
    <w:rsid w:val="006D42F3"/>
    <w:rsid w:val="006D55BF"/>
    <w:rsid w:val="006D6599"/>
    <w:rsid w:val="006D6727"/>
    <w:rsid w:val="006D6ACE"/>
    <w:rsid w:val="006D6F28"/>
    <w:rsid w:val="006D71E9"/>
    <w:rsid w:val="006D76E9"/>
    <w:rsid w:val="006D7717"/>
    <w:rsid w:val="006D7DB4"/>
    <w:rsid w:val="006E095D"/>
    <w:rsid w:val="006E0C10"/>
    <w:rsid w:val="006E0E23"/>
    <w:rsid w:val="006E15C8"/>
    <w:rsid w:val="006E1C4E"/>
    <w:rsid w:val="006E1CBC"/>
    <w:rsid w:val="006E1F5C"/>
    <w:rsid w:val="006E23E0"/>
    <w:rsid w:val="006E23ED"/>
    <w:rsid w:val="006E2DDE"/>
    <w:rsid w:val="006E323F"/>
    <w:rsid w:val="006E4780"/>
    <w:rsid w:val="006E4D8F"/>
    <w:rsid w:val="006E7153"/>
    <w:rsid w:val="006E7637"/>
    <w:rsid w:val="006E7B51"/>
    <w:rsid w:val="006E7EA3"/>
    <w:rsid w:val="006F082A"/>
    <w:rsid w:val="006F0B7B"/>
    <w:rsid w:val="006F0ECD"/>
    <w:rsid w:val="006F13F5"/>
    <w:rsid w:val="006F30FE"/>
    <w:rsid w:val="006F3885"/>
    <w:rsid w:val="006F3921"/>
    <w:rsid w:val="006F398D"/>
    <w:rsid w:val="006F39A9"/>
    <w:rsid w:val="006F3F95"/>
    <w:rsid w:val="006F4704"/>
    <w:rsid w:val="006F530D"/>
    <w:rsid w:val="006F5D40"/>
    <w:rsid w:val="006F5DA3"/>
    <w:rsid w:val="006F6310"/>
    <w:rsid w:val="006F6BFE"/>
    <w:rsid w:val="006F6FE3"/>
    <w:rsid w:val="006F74C6"/>
    <w:rsid w:val="006F7BA0"/>
    <w:rsid w:val="006F7D1C"/>
    <w:rsid w:val="00700BD7"/>
    <w:rsid w:val="00701044"/>
    <w:rsid w:val="007011C4"/>
    <w:rsid w:val="007012D7"/>
    <w:rsid w:val="00701DC8"/>
    <w:rsid w:val="007022FE"/>
    <w:rsid w:val="0070231E"/>
    <w:rsid w:val="0070235D"/>
    <w:rsid w:val="00702792"/>
    <w:rsid w:val="007029D0"/>
    <w:rsid w:val="00703171"/>
    <w:rsid w:val="007031A3"/>
    <w:rsid w:val="00704926"/>
    <w:rsid w:val="00704B39"/>
    <w:rsid w:val="00705354"/>
    <w:rsid w:val="007055D6"/>
    <w:rsid w:val="00705784"/>
    <w:rsid w:val="00705912"/>
    <w:rsid w:val="00705B03"/>
    <w:rsid w:val="00705D83"/>
    <w:rsid w:val="00706253"/>
    <w:rsid w:val="0070628A"/>
    <w:rsid w:val="00706305"/>
    <w:rsid w:val="007066B6"/>
    <w:rsid w:val="00706772"/>
    <w:rsid w:val="0070684A"/>
    <w:rsid w:val="00706853"/>
    <w:rsid w:val="0070686B"/>
    <w:rsid w:val="00707036"/>
    <w:rsid w:val="0070724A"/>
    <w:rsid w:val="0070737A"/>
    <w:rsid w:val="007077F8"/>
    <w:rsid w:val="00707B79"/>
    <w:rsid w:val="00707D04"/>
    <w:rsid w:val="00707EAA"/>
    <w:rsid w:val="007100B4"/>
    <w:rsid w:val="00710274"/>
    <w:rsid w:val="00710300"/>
    <w:rsid w:val="007110F9"/>
    <w:rsid w:val="007114AB"/>
    <w:rsid w:val="00711C00"/>
    <w:rsid w:val="00711C7D"/>
    <w:rsid w:val="0071301F"/>
    <w:rsid w:val="007134A2"/>
    <w:rsid w:val="00713FB6"/>
    <w:rsid w:val="0071408A"/>
    <w:rsid w:val="0071474E"/>
    <w:rsid w:val="007148FB"/>
    <w:rsid w:val="00714F18"/>
    <w:rsid w:val="00715455"/>
    <w:rsid w:val="007155F8"/>
    <w:rsid w:val="00715EE5"/>
    <w:rsid w:val="0071643C"/>
    <w:rsid w:val="007176E8"/>
    <w:rsid w:val="00717953"/>
    <w:rsid w:val="007201E1"/>
    <w:rsid w:val="00720279"/>
    <w:rsid w:val="007206B2"/>
    <w:rsid w:val="00720CF0"/>
    <w:rsid w:val="0072166B"/>
    <w:rsid w:val="007217AE"/>
    <w:rsid w:val="00722592"/>
    <w:rsid w:val="00722685"/>
    <w:rsid w:val="00722E9D"/>
    <w:rsid w:val="00723035"/>
    <w:rsid w:val="007230FA"/>
    <w:rsid w:val="00723383"/>
    <w:rsid w:val="00723C85"/>
    <w:rsid w:val="00723DA0"/>
    <w:rsid w:val="00723F20"/>
    <w:rsid w:val="00724343"/>
    <w:rsid w:val="0072455F"/>
    <w:rsid w:val="00724593"/>
    <w:rsid w:val="0072472D"/>
    <w:rsid w:val="007248D6"/>
    <w:rsid w:val="00724A4C"/>
    <w:rsid w:val="00724B43"/>
    <w:rsid w:val="00724E97"/>
    <w:rsid w:val="00725341"/>
    <w:rsid w:val="007256E5"/>
    <w:rsid w:val="00725C58"/>
    <w:rsid w:val="00726058"/>
    <w:rsid w:val="00726FE9"/>
    <w:rsid w:val="0072718F"/>
    <w:rsid w:val="00727440"/>
    <w:rsid w:val="0072756B"/>
    <w:rsid w:val="007278D4"/>
    <w:rsid w:val="00727925"/>
    <w:rsid w:val="00727941"/>
    <w:rsid w:val="00727AF3"/>
    <w:rsid w:val="007301D5"/>
    <w:rsid w:val="0073045E"/>
    <w:rsid w:val="00730B94"/>
    <w:rsid w:val="00730BB3"/>
    <w:rsid w:val="00731288"/>
    <w:rsid w:val="00731309"/>
    <w:rsid w:val="00731A01"/>
    <w:rsid w:val="00732DFC"/>
    <w:rsid w:val="00733114"/>
    <w:rsid w:val="007335B0"/>
    <w:rsid w:val="00733ABF"/>
    <w:rsid w:val="00733ACA"/>
    <w:rsid w:val="00733F7E"/>
    <w:rsid w:val="00734512"/>
    <w:rsid w:val="0073477C"/>
    <w:rsid w:val="00734BC9"/>
    <w:rsid w:val="00735293"/>
    <w:rsid w:val="0073561A"/>
    <w:rsid w:val="007364FF"/>
    <w:rsid w:val="007370BC"/>
    <w:rsid w:val="00737253"/>
    <w:rsid w:val="00737495"/>
    <w:rsid w:val="00737516"/>
    <w:rsid w:val="007376C8"/>
    <w:rsid w:val="00740618"/>
    <w:rsid w:val="00740731"/>
    <w:rsid w:val="0074079C"/>
    <w:rsid w:val="0074086E"/>
    <w:rsid w:val="00740E63"/>
    <w:rsid w:val="007413C2"/>
    <w:rsid w:val="0074140B"/>
    <w:rsid w:val="007415FA"/>
    <w:rsid w:val="00741615"/>
    <w:rsid w:val="007421EF"/>
    <w:rsid w:val="00743182"/>
    <w:rsid w:val="00743592"/>
    <w:rsid w:val="00744492"/>
    <w:rsid w:val="0074484D"/>
    <w:rsid w:val="0074490A"/>
    <w:rsid w:val="007458AC"/>
    <w:rsid w:val="00746BA3"/>
    <w:rsid w:val="00746EB1"/>
    <w:rsid w:val="00746EDA"/>
    <w:rsid w:val="0074704F"/>
    <w:rsid w:val="0074731B"/>
    <w:rsid w:val="00747C4A"/>
    <w:rsid w:val="00747D87"/>
    <w:rsid w:val="0075064A"/>
    <w:rsid w:val="007515A8"/>
    <w:rsid w:val="007518AF"/>
    <w:rsid w:val="007519D3"/>
    <w:rsid w:val="00751D2A"/>
    <w:rsid w:val="007523EA"/>
    <w:rsid w:val="007527F3"/>
    <w:rsid w:val="00753100"/>
    <w:rsid w:val="007531F9"/>
    <w:rsid w:val="0075343A"/>
    <w:rsid w:val="00753A38"/>
    <w:rsid w:val="00753E84"/>
    <w:rsid w:val="007541B8"/>
    <w:rsid w:val="00755BD1"/>
    <w:rsid w:val="007563C5"/>
    <w:rsid w:val="00756CB6"/>
    <w:rsid w:val="007572DB"/>
    <w:rsid w:val="007573AE"/>
    <w:rsid w:val="007600DA"/>
    <w:rsid w:val="00760464"/>
    <w:rsid w:val="00760A96"/>
    <w:rsid w:val="0076136C"/>
    <w:rsid w:val="007613BD"/>
    <w:rsid w:val="0076279A"/>
    <w:rsid w:val="007628D2"/>
    <w:rsid w:val="00762A85"/>
    <w:rsid w:val="00762BCB"/>
    <w:rsid w:val="0076326B"/>
    <w:rsid w:val="007642F1"/>
    <w:rsid w:val="00764E76"/>
    <w:rsid w:val="00765815"/>
    <w:rsid w:val="00765A14"/>
    <w:rsid w:val="00766592"/>
    <w:rsid w:val="0076695C"/>
    <w:rsid w:val="00767D1F"/>
    <w:rsid w:val="00770443"/>
    <w:rsid w:val="00770498"/>
    <w:rsid w:val="0077050C"/>
    <w:rsid w:val="00770B37"/>
    <w:rsid w:val="00770D6D"/>
    <w:rsid w:val="00770DA5"/>
    <w:rsid w:val="00770FAD"/>
    <w:rsid w:val="0077123E"/>
    <w:rsid w:val="007712D8"/>
    <w:rsid w:val="007714C0"/>
    <w:rsid w:val="0077162C"/>
    <w:rsid w:val="00771CFA"/>
    <w:rsid w:val="00771F8C"/>
    <w:rsid w:val="00772087"/>
    <w:rsid w:val="007722E9"/>
    <w:rsid w:val="00772334"/>
    <w:rsid w:val="007727E8"/>
    <w:rsid w:val="00772996"/>
    <w:rsid w:val="00773C72"/>
    <w:rsid w:val="00773C9D"/>
    <w:rsid w:val="0077466B"/>
    <w:rsid w:val="00774D3A"/>
    <w:rsid w:val="007750D4"/>
    <w:rsid w:val="00775893"/>
    <w:rsid w:val="00775BC2"/>
    <w:rsid w:val="00775DA3"/>
    <w:rsid w:val="00776437"/>
    <w:rsid w:val="00776A47"/>
    <w:rsid w:val="00776D24"/>
    <w:rsid w:val="00776D91"/>
    <w:rsid w:val="00776E38"/>
    <w:rsid w:val="0077711A"/>
    <w:rsid w:val="007772E3"/>
    <w:rsid w:val="007779DA"/>
    <w:rsid w:val="00777ABC"/>
    <w:rsid w:val="00777D37"/>
    <w:rsid w:val="007800E5"/>
    <w:rsid w:val="007801E9"/>
    <w:rsid w:val="00780DD1"/>
    <w:rsid w:val="00780DED"/>
    <w:rsid w:val="00781112"/>
    <w:rsid w:val="007811E2"/>
    <w:rsid w:val="00781508"/>
    <w:rsid w:val="00781F21"/>
    <w:rsid w:val="0078257B"/>
    <w:rsid w:val="00782D5F"/>
    <w:rsid w:val="00782DE9"/>
    <w:rsid w:val="00783120"/>
    <w:rsid w:val="007833BC"/>
    <w:rsid w:val="00783A8A"/>
    <w:rsid w:val="00783CE7"/>
    <w:rsid w:val="00784153"/>
    <w:rsid w:val="007842E1"/>
    <w:rsid w:val="00784381"/>
    <w:rsid w:val="00785596"/>
    <w:rsid w:val="00785657"/>
    <w:rsid w:val="007868BD"/>
    <w:rsid w:val="007869C0"/>
    <w:rsid w:val="00787129"/>
    <w:rsid w:val="007873B0"/>
    <w:rsid w:val="0079015F"/>
    <w:rsid w:val="00790786"/>
    <w:rsid w:val="00790D47"/>
    <w:rsid w:val="00790D95"/>
    <w:rsid w:val="00791023"/>
    <w:rsid w:val="00791C9C"/>
    <w:rsid w:val="007928F3"/>
    <w:rsid w:val="007939CB"/>
    <w:rsid w:val="00793B92"/>
    <w:rsid w:val="00793DF3"/>
    <w:rsid w:val="007943EA"/>
    <w:rsid w:val="00794763"/>
    <w:rsid w:val="00794BCE"/>
    <w:rsid w:val="00794E90"/>
    <w:rsid w:val="007958E5"/>
    <w:rsid w:val="007969A6"/>
    <w:rsid w:val="00796E63"/>
    <w:rsid w:val="0079743D"/>
    <w:rsid w:val="00797C96"/>
    <w:rsid w:val="007A00F7"/>
    <w:rsid w:val="007A087E"/>
    <w:rsid w:val="007A0DF7"/>
    <w:rsid w:val="007A1B25"/>
    <w:rsid w:val="007A21CA"/>
    <w:rsid w:val="007A2368"/>
    <w:rsid w:val="007A2AD1"/>
    <w:rsid w:val="007A2D1A"/>
    <w:rsid w:val="007A2F31"/>
    <w:rsid w:val="007A2FF5"/>
    <w:rsid w:val="007A3176"/>
    <w:rsid w:val="007A3377"/>
    <w:rsid w:val="007A38F4"/>
    <w:rsid w:val="007A3B27"/>
    <w:rsid w:val="007A3C86"/>
    <w:rsid w:val="007A40C0"/>
    <w:rsid w:val="007A432F"/>
    <w:rsid w:val="007A481F"/>
    <w:rsid w:val="007A4A47"/>
    <w:rsid w:val="007A4EB5"/>
    <w:rsid w:val="007A5161"/>
    <w:rsid w:val="007A5705"/>
    <w:rsid w:val="007A5B88"/>
    <w:rsid w:val="007A670A"/>
    <w:rsid w:val="007A67DF"/>
    <w:rsid w:val="007A6BCE"/>
    <w:rsid w:val="007A6FD2"/>
    <w:rsid w:val="007A7812"/>
    <w:rsid w:val="007B0528"/>
    <w:rsid w:val="007B092F"/>
    <w:rsid w:val="007B09C5"/>
    <w:rsid w:val="007B0EAA"/>
    <w:rsid w:val="007B1245"/>
    <w:rsid w:val="007B1285"/>
    <w:rsid w:val="007B164A"/>
    <w:rsid w:val="007B180C"/>
    <w:rsid w:val="007B1974"/>
    <w:rsid w:val="007B1A1C"/>
    <w:rsid w:val="007B2422"/>
    <w:rsid w:val="007B2993"/>
    <w:rsid w:val="007B2D9D"/>
    <w:rsid w:val="007B370A"/>
    <w:rsid w:val="007B38D8"/>
    <w:rsid w:val="007B3B01"/>
    <w:rsid w:val="007B40FF"/>
    <w:rsid w:val="007B411F"/>
    <w:rsid w:val="007B41DA"/>
    <w:rsid w:val="007B42AF"/>
    <w:rsid w:val="007B4482"/>
    <w:rsid w:val="007B4555"/>
    <w:rsid w:val="007B4ABC"/>
    <w:rsid w:val="007B57D4"/>
    <w:rsid w:val="007B595B"/>
    <w:rsid w:val="007B62A0"/>
    <w:rsid w:val="007B6561"/>
    <w:rsid w:val="007B6C2E"/>
    <w:rsid w:val="007B7226"/>
    <w:rsid w:val="007B7CF3"/>
    <w:rsid w:val="007B7FA9"/>
    <w:rsid w:val="007C0804"/>
    <w:rsid w:val="007C0ACF"/>
    <w:rsid w:val="007C118E"/>
    <w:rsid w:val="007C1391"/>
    <w:rsid w:val="007C1802"/>
    <w:rsid w:val="007C1890"/>
    <w:rsid w:val="007C1ABF"/>
    <w:rsid w:val="007C1B7A"/>
    <w:rsid w:val="007C2039"/>
    <w:rsid w:val="007C2279"/>
    <w:rsid w:val="007C26B6"/>
    <w:rsid w:val="007C3484"/>
    <w:rsid w:val="007C34F8"/>
    <w:rsid w:val="007C3C79"/>
    <w:rsid w:val="007C3CB3"/>
    <w:rsid w:val="007C3D72"/>
    <w:rsid w:val="007C3EC8"/>
    <w:rsid w:val="007C43CC"/>
    <w:rsid w:val="007C46D0"/>
    <w:rsid w:val="007C4731"/>
    <w:rsid w:val="007C47C8"/>
    <w:rsid w:val="007C4A20"/>
    <w:rsid w:val="007C4EDF"/>
    <w:rsid w:val="007C58D4"/>
    <w:rsid w:val="007C5F21"/>
    <w:rsid w:val="007C606A"/>
    <w:rsid w:val="007C6AB9"/>
    <w:rsid w:val="007C6D66"/>
    <w:rsid w:val="007C723F"/>
    <w:rsid w:val="007C74F6"/>
    <w:rsid w:val="007C796D"/>
    <w:rsid w:val="007D01F3"/>
    <w:rsid w:val="007D073B"/>
    <w:rsid w:val="007D090A"/>
    <w:rsid w:val="007D0B74"/>
    <w:rsid w:val="007D0EB1"/>
    <w:rsid w:val="007D16BE"/>
    <w:rsid w:val="007D1BFE"/>
    <w:rsid w:val="007D1E18"/>
    <w:rsid w:val="007D25B2"/>
    <w:rsid w:val="007D29CB"/>
    <w:rsid w:val="007D2BDF"/>
    <w:rsid w:val="007D2D3C"/>
    <w:rsid w:val="007D31E8"/>
    <w:rsid w:val="007D3880"/>
    <w:rsid w:val="007D4259"/>
    <w:rsid w:val="007D4463"/>
    <w:rsid w:val="007D51C6"/>
    <w:rsid w:val="007D58D6"/>
    <w:rsid w:val="007D58D9"/>
    <w:rsid w:val="007D5A5D"/>
    <w:rsid w:val="007D6548"/>
    <w:rsid w:val="007D6565"/>
    <w:rsid w:val="007D667D"/>
    <w:rsid w:val="007D66F1"/>
    <w:rsid w:val="007D6E7C"/>
    <w:rsid w:val="007D7A62"/>
    <w:rsid w:val="007D7A7F"/>
    <w:rsid w:val="007D7C07"/>
    <w:rsid w:val="007E049F"/>
    <w:rsid w:val="007E0706"/>
    <w:rsid w:val="007E0E4D"/>
    <w:rsid w:val="007E0EED"/>
    <w:rsid w:val="007E0FAB"/>
    <w:rsid w:val="007E1502"/>
    <w:rsid w:val="007E1CCD"/>
    <w:rsid w:val="007E217A"/>
    <w:rsid w:val="007E226C"/>
    <w:rsid w:val="007E23FF"/>
    <w:rsid w:val="007E261E"/>
    <w:rsid w:val="007E27E3"/>
    <w:rsid w:val="007E2813"/>
    <w:rsid w:val="007E2DDD"/>
    <w:rsid w:val="007E3B0F"/>
    <w:rsid w:val="007E3F51"/>
    <w:rsid w:val="007E4060"/>
    <w:rsid w:val="007E42BD"/>
    <w:rsid w:val="007E4357"/>
    <w:rsid w:val="007E485C"/>
    <w:rsid w:val="007E4D5A"/>
    <w:rsid w:val="007E4E45"/>
    <w:rsid w:val="007E50BA"/>
    <w:rsid w:val="007E545E"/>
    <w:rsid w:val="007E57CD"/>
    <w:rsid w:val="007E5DB9"/>
    <w:rsid w:val="007E6B57"/>
    <w:rsid w:val="007E6BE8"/>
    <w:rsid w:val="007E6E89"/>
    <w:rsid w:val="007E6EC9"/>
    <w:rsid w:val="007E6F93"/>
    <w:rsid w:val="007E78BE"/>
    <w:rsid w:val="007E7EC0"/>
    <w:rsid w:val="007F019C"/>
    <w:rsid w:val="007F0270"/>
    <w:rsid w:val="007F0CBD"/>
    <w:rsid w:val="007F13E5"/>
    <w:rsid w:val="007F13FA"/>
    <w:rsid w:val="007F1B37"/>
    <w:rsid w:val="007F1DC2"/>
    <w:rsid w:val="007F1E1A"/>
    <w:rsid w:val="007F2252"/>
    <w:rsid w:val="007F26AE"/>
    <w:rsid w:val="007F2C70"/>
    <w:rsid w:val="007F3745"/>
    <w:rsid w:val="007F39AF"/>
    <w:rsid w:val="007F3A3B"/>
    <w:rsid w:val="007F430C"/>
    <w:rsid w:val="007F4759"/>
    <w:rsid w:val="007F4C01"/>
    <w:rsid w:val="007F583A"/>
    <w:rsid w:val="007F5D67"/>
    <w:rsid w:val="007F6190"/>
    <w:rsid w:val="007F62B6"/>
    <w:rsid w:val="007F6679"/>
    <w:rsid w:val="007F6BCD"/>
    <w:rsid w:val="007F74D6"/>
    <w:rsid w:val="007F7772"/>
    <w:rsid w:val="007F77B2"/>
    <w:rsid w:val="007F79FB"/>
    <w:rsid w:val="007F7E1C"/>
    <w:rsid w:val="008005F3"/>
    <w:rsid w:val="00801872"/>
    <w:rsid w:val="00801B76"/>
    <w:rsid w:val="008025BE"/>
    <w:rsid w:val="00802CF0"/>
    <w:rsid w:val="00803055"/>
    <w:rsid w:val="00803231"/>
    <w:rsid w:val="0080337F"/>
    <w:rsid w:val="008040CE"/>
    <w:rsid w:val="00804183"/>
    <w:rsid w:val="008043F2"/>
    <w:rsid w:val="00804AC7"/>
    <w:rsid w:val="0080588A"/>
    <w:rsid w:val="00805BA1"/>
    <w:rsid w:val="0080610B"/>
    <w:rsid w:val="008068C4"/>
    <w:rsid w:val="00806A56"/>
    <w:rsid w:val="00806AC5"/>
    <w:rsid w:val="00806C15"/>
    <w:rsid w:val="00806C3B"/>
    <w:rsid w:val="008072B6"/>
    <w:rsid w:val="008074C3"/>
    <w:rsid w:val="008077FE"/>
    <w:rsid w:val="008078E6"/>
    <w:rsid w:val="00807BF8"/>
    <w:rsid w:val="0081026F"/>
    <w:rsid w:val="008107AC"/>
    <w:rsid w:val="00810CB1"/>
    <w:rsid w:val="0081110A"/>
    <w:rsid w:val="008125DD"/>
    <w:rsid w:val="00812664"/>
    <w:rsid w:val="00813251"/>
    <w:rsid w:val="00813AF9"/>
    <w:rsid w:val="00814681"/>
    <w:rsid w:val="00814CBA"/>
    <w:rsid w:val="00815411"/>
    <w:rsid w:val="008154A3"/>
    <w:rsid w:val="00815CC2"/>
    <w:rsid w:val="00815FA7"/>
    <w:rsid w:val="00816085"/>
    <w:rsid w:val="008160D1"/>
    <w:rsid w:val="008161CF"/>
    <w:rsid w:val="00816A67"/>
    <w:rsid w:val="00816E51"/>
    <w:rsid w:val="0081734F"/>
    <w:rsid w:val="00817657"/>
    <w:rsid w:val="00817AED"/>
    <w:rsid w:val="008201D1"/>
    <w:rsid w:val="008201E3"/>
    <w:rsid w:val="00821360"/>
    <w:rsid w:val="00821A2A"/>
    <w:rsid w:val="00821DA6"/>
    <w:rsid w:val="00822096"/>
    <w:rsid w:val="00822A6A"/>
    <w:rsid w:val="00823004"/>
    <w:rsid w:val="008237F9"/>
    <w:rsid w:val="00823DB0"/>
    <w:rsid w:val="00824099"/>
    <w:rsid w:val="00824FF0"/>
    <w:rsid w:val="008251AC"/>
    <w:rsid w:val="008256C1"/>
    <w:rsid w:val="00825823"/>
    <w:rsid w:val="00825AF8"/>
    <w:rsid w:val="00825B71"/>
    <w:rsid w:val="008261C6"/>
    <w:rsid w:val="00826239"/>
    <w:rsid w:val="00826532"/>
    <w:rsid w:val="00826CA0"/>
    <w:rsid w:val="008272C1"/>
    <w:rsid w:val="008274D1"/>
    <w:rsid w:val="008278F8"/>
    <w:rsid w:val="008300A7"/>
    <w:rsid w:val="008302FB"/>
    <w:rsid w:val="008308F2"/>
    <w:rsid w:val="0083137E"/>
    <w:rsid w:val="00831C99"/>
    <w:rsid w:val="0083224B"/>
    <w:rsid w:val="008324C3"/>
    <w:rsid w:val="008325AF"/>
    <w:rsid w:val="008325DA"/>
    <w:rsid w:val="0083271B"/>
    <w:rsid w:val="008330D1"/>
    <w:rsid w:val="0083328E"/>
    <w:rsid w:val="00833E52"/>
    <w:rsid w:val="008340E3"/>
    <w:rsid w:val="0083427D"/>
    <w:rsid w:val="00834A87"/>
    <w:rsid w:val="008356D0"/>
    <w:rsid w:val="0083579D"/>
    <w:rsid w:val="00835FED"/>
    <w:rsid w:val="0083647B"/>
    <w:rsid w:val="0083667D"/>
    <w:rsid w:val="00836B1C"/>
    <w:rsid w:val="00836DAB"/>
    <w:rsid w:val="00836EAC"/>
    <w:rsid w:val="00836F33"/>
    <w:rsid w:val="00837170"/>
    <w:rsid w:val="008373B4"/>
    <w:rsid w:val="0083758B"/>
    <w:rsid w:val="00837AD9"/>
    <w:rsid w:val="00837BA7"/>
    <w:rsid w:val="00837FBC"/>
    <w:rsid w:val="00840ADD"/>
    <w:rsid w:val="00840BE5"/>
    <w:rsid w:val="00841E0E"/>
    <w:rsid w:val="00842182"/>
    <w:rsid w:val="008425B2"/>
    <w:rsid w:val="00842E74"/>
    <w:rsid w:val="00842EEF"/>
    <w:rsid w:val="008434F9"/>
    <w:rsid w:val="00843E3B"/>
    <w:rsid w:val="00844327"/>
    <w:rsid w:val="00844AF6"/>
    <w:rsid w:val="008456CF"/>
    <w:rsid w:val="008456F1"/>
    <w:rsid w:val="00845991"/>
    <w:rsid w:val="00845BDF"/>
    <w:rsid w:val="00845BF0"/>
    <w:rsid w:val="00845CFB"/>
    <w:rsid w:val="00846593"/>
    <w:rsid w:val="00846949"/>
    <w:rsid w:val="00847015"/>
    <w:rsid w:val="00847F90"/>
    <w:rsid w:val="008500B7"/>
    <w:rsid w:val="00850388"/>
    <w:rsid w:val="008503D6"/>
    <w:rsid w:val="00850428"/>
    <w:rsid w:val="008504FE"/>
    <w:rsid w:val="00850E15"/>
    <w:rsid w:val="0085134D"/>
    <w:rsid w:val="00851576"/>
    <w:rsid w:val="008516A6"/>
    <w:rsid w:val="0085193C"/>
    <w:rsid w:val="00851C31"/>
    <w:rsid w:val="00851FA8"/>
    <w:rsid w:val="008528B0"/>
    <w:rsid w:val="00852B18"/>
    <w:rsid w:val="00853543"/>
    <w:rsid w:val="00853619"/>
    <w:rsid w:val="00853BA9"/>
    <w:rsid w:val="00853E4A"/>
    <w:rsid w:val="00853EE6"/>
    <w:rsid w:val="008547CD"/>
    <w:rsid w:val="00854E2E"/>
    <w:rsid w:val="00854E8F"/>
    <w:rsid w:val="00854EED"/>
    <w:rsid w:val="008553C2"/>
    <w:rsid w:val="00855F7C"/>
    <w:rsid w:val="008569C1"/>
    <w:rsid w:val="00856A34"/>
    <w:rsid w:val="008576ED"/>
    <w:rsid w:val="0085798E"/>
    <w:rsid w:val="00857B82"/>
    <w:rsid w:val="0086012A"/>
    <w:rsid w:val="00860413"/>
    <w:rsid w:val="008607AE"/>
    <w:rsid w:val="00860832"/>
    <w:rsid w:val="00860B19"/>
    <w:rsid w:val="0086133A"/>
    <w:rsid w:val="008616A7"/>
    <w:rsid w:val="00861A2F"/>
    <w:rsid w:val="0086217E"/>
    <w:rsid w:val="008622CF"/>
    <w:rsid w:val="0086244B"/>
    <w:rsid w:val="008636A2"/>
    <w:rsid w:val="008639FE"/>
    <w:rsid w:val="00863B68"/>
    <w:rsid w:val="00863DA6"/>
    <w:rsid w:val="00863F35"/>
    <w:rsid w:val="008642B5"/>
    <w:rsid w:val="0086443D"/>
    <w:rsid w:val="00864F6F"/>
    <w:rsid w:val="00865342"/>
    <w:rsid w:val="00865681"/>
    <w:rsid w:val="00865CCE"/>
    <w:rsid w:val="00865FC0"/>
    <w:rsid w:val="008661C9"/>
    <w:rsid w:val="008669FD"/>
    <w:rsid w:val="00866E92"/>
    <w:rsid w:val="00867378"/>
    <w:rsid w:val="008678D9"/>
    <w:rsid w:val="00870E06"/>
    <w:rsid w:val="00870E76"/>
    <w:rsid w:val="008714EB"/>
    <w:rsid w:val="00871878"/>
    <w:rsid w:val="00871B64"/>
    <w:rsid w:val="00871D76"/>
    <w:rsid w:val="00872FAC"/>
    <w:rsid w:val="00873366"/>
    <w:rsid w:val="0087380A"/>
    <w:rsid w:val="00873AF5"/>
    <w:rsid w:val="00874211"/>
    <w:rsid w:val="00875085"/>
    <w:rsid w:val="00875140"/>
    <w:rsid w:val="008753BD"/>
    <w:rsid w:val="008754C8"/>
    <w:rsid w:val="00875709"/>
    <w:rsid w:val="00875920"/>
    <w:rsid w:val="00875A03"/>
    <w:rsid w:val="00875AC2"/>
    <w:rsid w:val="008763DA"/>
    <w:rsid w:val="00877114"/>
    <w:rsid w:val="0088097F"/>
    <w:rsid w:val="00880B14"/>
    <w:rsid w:val="00880C7A"/>
    <w:rsid w:val="00881082"/>
    <w:rsid w:val="008815A1"/>
    <w:rsid w:val="00881AE5"/>
    <w:rsid w:val="00881BAD"/>
    <w:rsid w:val="0088247C"/>
    <w:rsid w:val="008839B9"/>
    <w:rsid w:val="008847CF"/>
    <w:rsid w:val="008848F0"/>
    <w:rsid w:val="00884A57"/>
    <w:rsid w:val="008857F8"/>
    <w:rsid w:val="00885DBA"/>
    <w:rsid w:val="00885E5D"/>
    <w:rsid w:val="00885F75"/>
    <w:rsid w:val="00886054"/>
    <w:rsid w:val="008860FB"/>
    <w:rsid w:val="008862F7"/>
    <w:rsid w:val="00886C66"/>
    <w:rsid w:val="00887062"/>
    <w:rsid w:val="00887292"/>
    <w:rsid w:val="008877DF"/>
    <w:rsid w:val="00887B51"/>
    <w:rsid w:val="00887E08"/>
    <w:rsid w:val="00891576"/>
    <w:rsid w:val="008915F4"/>
    <w:rsid w:val="0089180A"/>
    <w:rsid w:val="0089201D"/>
    <w:rsid w:val="00893423"/>
    <w:rsid w:val="00893B54"/>
    <w:rsid w:val="0089445D"/>
    <w:rsid w:val="008945BE"/>
    <w:rsid w:val="008949A2"/>
    <w:rsid w:val="00894AB9"/>
    <w:rsid w:val="00894B0D"/>
    <w:rsid w:val="00895016"/>
    <w:rsid w:val="008955DD"/>
    <w:rsid w:val="00895ADC"/>
    <w:rsid w:val="008960FB"/>
    <w:rsid w:val="0089635E"/>
    <w:rsid w:val="00896C0B"/>
    <w:rsid w:val="008972F1"/>
    <w:rsid w:val="00897363"/>
    <w:rsid w:val="00897699"/>
    <w:rsid w:val="008977E4"/>
    <w:rsid w:val="008979F0"/>
    <w:rsid w:val="00897B00"/>
    <w:rsid w:val="00897D62"/>
    <w:rsid w:val="008A0D17"/>
    <w:rsid w:val="008A0F4C"/>
    <w:rsid w:val="008A10B0"/>
    <w:rsid w:val="008A1B1F"/>
    <w:rsid w:val="008A1D98"/>
    <w:rsid w:val="008A1F74"/>
    <w:rsid w:val="008A2B8A"/>
    <w:rsid w:val="008A2BF2"/>
    <w:rsid w:val="008A2C03"/>
    <w:rsid w:val="008A2F0B"/>
    <w:rsid w:val="008A34B2"/>
    <w:rsid w:val="008A369C"/>
    <w:rsid w:val="008A3F05"/>
    <w:rsid w:val="008A4634"/>
    <w:rsid w:val="008A4A7A"/>
    <w:rsid w:val="008A4CA7"/>
    <w:rsid w:val="008A5001"/>
    <w:rsid w:val="008A5506"/>
    <w:rsid w:val="008A57A8"/>
    <w:rsid w:val="008A5824"/>
    <w:rsid w:val="008A718A"/>
    <w:rsid w:val="008A73B9"/>
    <w:rsid w:val="008A7A00"/>
    <w:rsid w:val="008B0535"/>
    <w:rsid w:val="008B053E"/>
    <w:rsid w:val="008B066C"/>
    <w:rsid w:val="008B084C"/>
    <w:rsid w:val="008B1451"/>
    <w:rsid w:val="008B14CC"/>
    <w:rsid w:val="008B1C48"/>
    <w:rsid w:val="008B1F19"/>
    <w:rsid w:val="008B216D"/>
    <w:rsid w:val="008B247B"/>
    <w:rsid w:val="008B2648"/>
    <w:rsid w:val="008B2EF0"/>
    <w:rsid w:val="008B32D3"/>
    <w:rsid w:val="008B3C5F"/>
    <w:rsid w:val="008B3E4E"/>
    <w:rsid w:val="008B3E5F"/>
    <w:rsid w:val="008B4A68"/>
    <w:rsid w:val="008B4BA5"/>
    <w:rsid w:val="008B57A4"/>
    <w:rsid w:val="008B5D8F"/>
    <w:rsid w:val="008B5EAB"/>
    <w:rsid w:val="008B66AF"/>
    <w:rsid w:val="008B6836"/>
    <w:rsid w:val="008B6883"/>
    <w:rsid w:val="008B6CB9"/>
    <w:rsid w:val="008B6EF4"/>
    <w:rsid w:val="008B6F0B"/>
    <w:rsid w:val="008B7197"/>
    <w:rsid w:val="008B7402"/>
    <w:rsid w:val="008B74E2"/>
    <w:rsid w:val="008B7612"/>
    <w:rsid w:val="008B7BF7"/>
    <w:rsid w:val="008C0167"/>
    <w:rsid w:val="008C023B"/>
    <w:rsid w:val="008C0310"/>
    <w:rsid w:val="008C040D"/>
    <w:rsid w:val="008C04AE"/>
    <w:rsid w:val="008C04EB"/>
    <w:rsid w:val="008C0685"/>
    <w:rsid w:val="008C06A7"/>
    <w:rsid w:val="008C09B1"/>
    <w:rsid w:val="008C1BF7"/>
    <w:rsid w:val="008C2142"/>
    <w:rsid w:val="008C231B"/>
    <w:rsid w:val="008C245E"/>
    <w:rsid w:val="008C280C"/>
    <w:rsid w:val="008C2B9D"/>
    <w:rsid w:val="008C3454"/>
    <w:rsid w:val="008C3604"/>
    <w:rsid w:val="008C40AB"/>
    <w:rsid w:val="008C43CF"/>
    <w:rsid w:val="008C46C5"/>
    <w:rsid w:val="008C49F5"/>
    <w:rsid w:val="008C4BDB"/>
    <w:rsid w:val="008C5213"/>
    <w:rsid w:val="008C529F"/>
    <w:rsid w:val="008C54E2"/>
    <w:rsid w:val="008C555C"/>
    <w:rsid w:val="008C59E4"/>
    <w:rsid w:val="008C60E1"/>
    <w:rsid w:val="008C6552"/>
    <w:rsid w:val="008C695D"/>
    <w:rsid w:val="008C6A1D"/>
    <w:rsid w:val="008C727E"/>
    <w:rsid w:val="008C780E"/>
    <w:rsid w:val="008D01B1"/>
    <w:rsid w:val="008D0496"/>
    <w:rsid w:val="008D0689"/>
    <w:rsid w:val="008D0831"/>
    <w:rsid w:val="008D0DB9"/>
    <w:rsid w:val="008D1234"/>
    <w:rsid w:val="008D12B1"/>
    <w:rsid w:val="008D14F5"/>
    <w:rsid w:val="008D275A"/>
    <w:rsid w:val="008D2876"/>
    <w:rsid w:val="008D2A66"/>
    <w:rsid w:val="008D2B5C"/>
    <w:rsid w:val="008D3358"/>
    <w:rsid w:val="008D36A0"/>
    <w:rsid w:val="008D36F6"/>
    <w:rsid w:val="008D3F34"/>
    <w:rsid w:val="008D42E0"/>
    <w:rsid w:val="008D48B9"/>
    <w:rsid w:val="008D4B08"/>
    <w:rsid w:val="008D4DD1"/>
    <w:rsid w:val="008D5558"/>
    <w:rsid w:val="008D60D9"/>
    <w:rsid w:val="008D6285"/>
    <w:rsid w:val="008D654E"/>
    <w:rsid w:val="008D66D3"/>
    <w:rsid w:val="008D7154"/>
    <w:rsid w:val="008D7B7E"/>
    <w:rsid w:val="008D7FEF"/>
    <w:rsid w:val="008E0B48"/>
    <w:rsid w:val="008E13E2"/>
    <w:rsid w:val="008E1BD8"/>
    <w:rsid w:val="008E22CC"/>
    <w:rsid w:val="008E2701"/>
    <w:rsid w:val="008E2801"/>
    <w:rsid w:val="008E3878"/>
    <w:rsid w:val="008E3A51"/>
    <w:rsid w:val="008E3D26"/>
    <w:rsid w:val="008E4289"/>
    <w:rsid w:val="008E42B9"/>
    <w:rsid w:val="008E44AE"/>
    <w:rsid w:val="008E4862"/>
    <w:rsid w:val="008E4EFE"/>
    <w:rsid w:val="008E5230"/>
    <w:rsid w:val="008E5DB6"/>
    <w:rsid w:val="008E5FEA"/>
    <w:rsid w:val="008E70B6"/>
    <w:rsid w:val="008E7858"/>
    <w:rsid w:val="008E7B4B"/>
    <w:rsid w:val="008E7E5D"/>
    <w:rsid w:val="008F01FA"/>
    <w:rsid w:val="008F023C"/>
    <w:rsid w:val="008F07C0"/>
    <w:rsid w:val="008F0A8D"/>
    <w:rsid w:val="008F0E30"/>
    <w:rsid w:val="008F0EF8"/>
    <w:rsid w:val="008F1516"/>
    <w:rsid w:val="008F17CA"/>
    <w:rsid w:val="008F186B"/>
    <w:rsid w:val="008F1FD3"/>
    <w:rsid w:val="008F2896"/>
    <w:rsid w:val="008F2F96"/>
    <w:rsid w:val="008F39BE"/>
    <w:rsid w:val="008F3B76"/>
    <w:rsid w:val="008F3D94"/>
    <w:rsid w:val="008F545D"/>
    <w:rsid w:val="008F5B23"/>
    <w:rsid w:val="008F619C"/>
    <w:rsid w:val="008F64FB"/>
    <w:rsid w:val="008F6E6F"/>
    <w:rsid w:val="008F719C"/>
    <w:rsid w:val="008F75C4"/>
    <w:rsid w:val="008F76AF"/>
    <w:rsid w:val="008F76EF"/>
    <w:rsid w:val="008F7ADA"/>
    <w:rsid w:val="008F7C1D"/>
    <w:rsid w:val="009002BB"/>
    <w:rsid w:val="0090128F"/>
    <w:rsid w:val="00901A73"/>
    <w:rsid w:val="00901E73"/>
    <w:rsid w:val="00901ECA"/>
    <w:rsid w:val="009022AB"/>
    <w:rsid w:val="00902667"/>
    <w:rsid w:val="00902C8A"/>
    <w:rsid w:val="00903112"/>
    <w:rsid w:val="00903BD5"/>
    <w:rsid w:val="00903C62"/>
    <w:rsid w:val="00903DF7"/>
    <w:rsid w:val="00904CBD"/>
    <w:rsid w:val="00904F61"/>
    <w:rsid w:val="00905D77"/>
    <w:rsid w:val="009064F7"/>
    <w:rsid w:val="0090667C"/>
    <w:rsid w:val="00906907"/>
    <w:rsid w:val="00906CC9"/>
    <w:rsid w:val="00907104"/>
    <w:rsid w:val="009072F7"/>
    <w:rsid w:val="00910019"/>
    <w:rsid w:val="009101FC"/>
    <w:rsid w:val="00910748"/>
    <w:rsid w:val="009108B3"/>
    <w:rsid w:val="009118A9"/>
    <w:rsid w:val="009123E3"/>
    <w:rsid w:val="009128B4"/>
    <w:rsid w:val="009133E0"/>
    <w:rsid w:val="009137A0"/>
    <w:rsid w:val="00913CAC"/>
    <w:rsid w:val="00914A5A"/>
    <w:rsid w:val="009152C7"/>
    <w:rsid w:val="00915E22"/>
    <w:rsid w:val="00915E93"/>
    <w:rsid w:val="00915F52"/>
    <w:rsid w:val="00915FAD"/>
    <w:rsid w:val="0091662A"/>
    <w:rsid w:val="009167EB"/>
    <w:rsid w:val="0091685F"/>
    <w:rsid w:val="00916CDC"/>
    <w:rsid w:val="00916EA1"/>
    <w:rsid w:val="00916FFE"/>
    <w:rsid w:val="0091705C"/>
    <w:rsid w:val="00917EE6"/>
    <w:rsid w:val="00920762"/>
    <w:rsid w:val="00920E88"/>
    <w:rsid w:val="009212EA"/>
    <w:rsid w:val="00921777"/>
    <w:rsid w:val="009218C2"/>
    <w:rsid w:val="00921E96"/>
    <w:rsid w:val="009224FB"/>
    <w:rsid w:val="00922D30"/>
    <w:rsid w:val="0092311A"/>
    <w:rsid w:val="00923628"/>
    <w:rsid w:val="009239E1"/>
    <w:rsid w:val="0092444B"/>
    <w:rsid w:val="009248D1"/>
    <w:rsid w:val="00925165"/>
    <w:rsid w:val="009260D0"/>
    <w:rsid w:val="0092677A"/>
    <w:rsid w:val="00926E9A"/>
    <w:rsid w:val="009271A6"/>
    <w:rsid w:val="00927653"/>
    <w:rsid w:val="009278AB"/>
    <w:rsid w:val="0093043E"/>
    <w:rsid w:val="00931D9D"/>
    <w:rsid w:val="00931F0D"/>
    <w:rsid w:val="009327B4"/>
    <w:rsid w:val="00932832"/>
    <w:rsid w:val="00932B84"/>
    <w:rsid w:val="00933C87"/>
    <w:rsid w:val="00934737"/>
    <w:rsid w:val="009355AC"/>
    <w:rsid w:val="00936C53"/>
    <w:rsid w:val="00936E01"/>
    <w:rsid w:val="00936F4F"/>
    <w:rsid w:val="0093735E"/>
    <w:rsid w:val="009376B5"/>
    <w:rsid w:val="00937E2F"/>
    <w:rsid w:val="009410C1"/>
    <w:rsid w:val="00941541"/>
    <w:rsid w:val="0094174F"/>
    <w:rsid w:val="00941B95"/>
    <w:rsid w:val="00941C1C"/>
    <w:rsid w:val="00941D7F"/>
    <w:rsid w:val="009420B1"/>
    <w:rsid w:val="009422EC"/>
    <w:rsid w:val="00942656"/>
    <w:rsid w:val="009429E0"/>
    <w:rsid w:val="00943B02"/>
    <w:rsid w:val="00943B6C"/>
    <w:rsid w:val="00943ECA"/>
    <w:rsid w:val="009445D5"/>
    <w:rsid w:val="009446F6"/>
    <w:rsid w:val="009447BE"/>
    <w:rsid w:val="00944EC6"/>
    <w:rsid w:val="00944F61"/>
    <w:rsid w:val="009458D7"/>
    <w:rsid w:val="00945C9A"/>
    <w:rsid w:val="00946018"/>
    <w:rsid w:val="00946237"/>
    <w:rsid w:val="009467A7"/>
    <w:rsid w:val="00946A89"/>
    <w:rsid w:val="00946B34"/>
    <w:rsid w:val="00946BBF"/>
    <w:rsid w:val="00946C7C"/>
    <w:rsid w:val="00946CEC"/>
    <w:rsid w:val="00946F1D"/>
    <w:rsid w:val="00947175"/>
    <w:rsid w:val="0094751F"/>
    <w:rsid w:val="00947D49"/>
    <w:rsid w:val="00947E7E"/>
    <w:rsid w:val="00950026"/>
    <w:rsid w:val="0095020C"/>
    <w:rsid w:val="009502FE"/>
    <w:rsid w:val="009502FF"/>
    <w:rsid w:val="0095048F"/>
    <w:rsid w:val="00950C09"/>
    <w:rsid w:val="00951557"/>
    <w:rsid w:val="0095191F"/>
    <w:rsid w:val="00951C47"/>
    <w:rsid w:val="00951C6C"/>
    <w:rsid w:val="00951C6D"/>
    <w:rsid w:val="0095222D"/>
    <w:rsid w:val="00952AB6"/>
    <w:rsid w:val="009535FC"/>
    <w:rsid w:val="00953A92"/>
    <w:rsid w:val="00953BC3"/>
    <w:rsid w:val="00954382"/>
    <w:rsid w:val="00954A8F"/>
    <w:rsid w:val="00954F72"/>
    <w:rsid w:val="00955008"/>
    <w:rsid w:val="00955456"/>
    <w:rsid w:val="00955499"/>
    <w:rsid w:val="00955606"/>
    <w:rsid w:val="00955D50"/>
    <w:rsid w:val="00955F63"/>
    <w:rsid w:val="0095607E"/>
    <w:rsid w:val="00956587"/>
    <w:rsid w:val="00956802"/>
    <w:rsid w:val="00957023"/>
    <w:rsid w:val="00957261"/>
    <w:rsid w:val="009572EC"/>
    <w:rsid w:val="00957BDB"/>
    <w:rsid w:val="0096009D"/>
    <w:rsid w:val="00960527"/>
    <w:rsid w:val="009606B2"/>
    <w:rsid w:val="00960708"/>
    <w:rsid w:val="009607AA"/>
    <w:rsid w:val="009615A7"/>
    <w:rsid w:val="009615FB"/>
    <w:rsid w:val="00961901"/>
    <w:rsid w:val="00961BAC"/>
    <w:rsid w:val="009624B3"/>
    <w:rsid w:val="00962D7A"/>
    <w:rsid w:val="00963AED"/>
    <w:rsid w:val="00963CDC"/>
    <w:rsid w:val="0096405B"/>
    <w:rsid w:val="009646A3"/>
    <w:rsid w:val="00964C9C"/>
    <w:rsid w:val="00964D51"/>
    <w:rsid w:val="00964EFB"/>
    <w:rsid w:val="00964FDA"/>
    <w:rsid w:val="009661A8"/>
    <w:rsid w:val="00966726"/>
    <w:rsid w:val="00966789"/>
    <w:rsid w:val="009668AC"/>
    <w:rsid w:val="009669D7"/>
    <w:rsid w:val="00967015"/>
    <w:rsid w:val="009671E5"/>
    <w:rsid w:val="009671EC"/>
    <w:rsid w:val="0096721B"/>
    <w:rsid w:val="009677EB"/>
    <w:rsid w:val="00967A03"/>
    <w:rsid w:val="00967F8C"/>
    <w:rsid w:val="009700E3"/>
    <w:rsid w:val="0097071C"/>
    <w:rsid w:val="00970F85"/>
    <w:rsid w:val="0097123F"/>
    <w:rsid w:val="009723A6"/>
    <w:rsid w:val="009727FB"/>
    <w:rsid w:val="00973AE1"/>
    <w:rsid w:val="0097417E"/>
    <w:rsid w:val="009745CD"/>
    <w:rsid w:val="0097488C"/>
    <w:rsid w:val="00974A3C"/>
    <w:rsid w:val="00974A5B"/>
    <w:rsid w:val="00974B46"/>
    <w:rsid w:val="00974D06"/>
    <w:rsid w:val="00974FAA"/>
    <w:rsid w:val="00975370"/>
    <w:rsid w:val="00975B6F"/>
    <w:rsid w:val="009764AB"/>
    <w:rsid w:val="00976AB1"/>
    <w:rsid w:val="00976C32"/>
    <w:rsid w:val="00976E06"/>
    <w:rsid w:val="00977141"/>
    <w:rsid w:val="00977427"/>
    <w:rsid w:val="00977474"/>
    <w:rsid w:val="00977E50"/>
    <w:rsid w:val="0098019E"/>
    <w:rsid w:val="00980273"/>
    <w:rsid w:val="0098076C"/>
    <w:rsid w:val="00980B98"/>
    <w:rsid w:val="00981B2F"/>
    <w:rsid w:val="00981C04"/>
    <w:rsid w:val="00981F3A"/>
    <w:rsid w:val="00982134"/>
    <w:rsid w:val="0098226E"/>
    <w:rsid w:val="00982617"/>
    <w:rsid w:val="00982A8E"/>
    <w:rsid w:val="00982D0F"/>
    <w:rsid w:val="00982DFE"/>
    <w:rsid w:val="009832A6"/>
    <w:rsid w:val="00983A74"/>
    <w:rsid w:val="00983D27"/>
    <w:rsid w:val="00984FDA"/>
    <w:rsid w:val="009850AB"/>
    <w:rsid w:val="0098515A"/>
    <w:rsid w:val="00985609"/>
    <w:rsid w:val="00985722"/>
    <w:rsid w:val="0098627A"/>
    <w:rsid w:val="009865B0"/>
    <w:rsid w:val="00986B05"/>
    <w:rsid w:val="00986E48"/>
    <w:rsid w:val="00987182"/>
    <w:rsid w:val="0098748D"/>
    <w:rsid w:val="0098754C"/>
    <w:rsid w:val="0098759C"/>
    <w:rsid w:val="009875D4"/>
    <w:rsid w:val="009876A2"/>
    <w:rsid w:val="00987F24"/>
    <w:rsid w:val="00990079"/>
    <w:rsid w:val="00990CE8"/>
    <w:rsid w:val="00990F4D"/>
    <w:rsid w:val="009910D7"/>
    <w:rsid w:val="00991B0B"/>
    <w:rsid w:val="00991CC8"/>
    <w:rsid w:val="00991F2B"/>
    <w:rsid w:val="00991F63"/>
    <w:rsid w:val="009920DA"/>
    <w:rsid w:val="00992232"/>
    <w:rsid w:val="00992472"/>
    <w:rsid w:val="00994195"/>
    <w:rsid w:val="009941C6"/>
    <w:rsid w:val="00994951"/>
    <w:rsid w:val="00994A54"/>
    <w:rsid w:val="009950F8"/>
    <w:rsid w:val="00995310"/>
    <w:rsid w:val="00995686"/>
    <w:rsid w:val="009959EA"/>
    <w:rsid w:val="009961C7"/>
    <w:rsid w:val="00996257"/>
    <w:rsid w:val="00996910"/>
    <w:rsid w:val="00996997"/>
    <w:rsid w:val="00996A9F"/>
    <w:rsid w:val="00996BB0"/>
    <w:rsid w:val="0099700F"/>
    <w:rsid w:val="00997601"/>
    <w:rsid w:val="00997BA6"/>
    <w:rsid w:val="009A00CE"/>
    <w:rsid w:val="009A072A"/>
    <w:rsid w:val="009A096E"/>
    <w:rsid w:val="009A16B0"/>
    <w:rsid w:val="009A178F"/>
    <w:rsid w:val="009A2644"/>
    <w:rsid w:val="009A3100"/>
    <w:rsid w:val="009A3E72"/>
    <w:rsid w:val="009A4334"/>
    <w:rsid w:val="009A4ACF"/>
    <w:rsid w:val="009A4E23"/>
    <w:rsid w:val="009A5F14"/>
    <w:rsid w:val="009A6679"/>
    <w:rsid w:val="009A722A"/>
    <w:rsid w:val="009A73D2"/>
    <w:rsid w:val="009A7716"/>
    <w:rsid w:val="009B022B"/>
    <w:rsid w:val="009B0583"/>
    <w:rsid w:val="009B11E2"/>
    <w:rsid w:val="009B1531"/>
    <w:rsid w:val="009B18A2"/>
    <w:rsid w:val="009B2189"/>
    <w:rsid w:val="009B2198"/>
    <w:rsid w:val="009B33F6"/>
    <w:rsid w:val="009B382A"/>
    <w:rsid w:val="009B426A"/>
    <w:rsid w:val="009B4B20"/>
    <w:rsid w:val="009B508F"/>
    <w:rsid w:val="009B516F"/>
    <w:rsid w:val="009B526C"/>
    <w:rsid w:val="009B5E8F"/>
    <w:rsid w:val="009B60E7"/>
    <w:rsid w:val="009B63D9"/>
    <w:rsid w:val="009B64DA"/>
    <w:rsid w:val="009B654E"/>
    <w:rsid w:val="009B6881"/>
    <w:rsid w:val="009B6AAC"/>
    <w:rsid w:val="009B6B41"/>
    <w:rsid w:val="009B6DD1"/>
    <w:rsid w:val="009B704D"/>
    <w:rsid w:val="009B75AE"/>
    <w:rsid w:val="009B78E0"/>
    <w:rsid w:val="009B79A0"/>
    <w:rsid w:val="009C058A"/>
    <w:rsid w:val="009C0B50"/>
    <w:rsid w:val="009C0D6C"/>
    <w:rsid w:val="009C1566"/>
    <w:rsid w:val="009C19B3"/>
    <w:rsid w:val="009C1CD4"/>
    <w:rsid w:val="009C1F4E"/>
    <w:rsid w:val="009C2029"/>
    <w:rsid w:val="009C2D34"/>
    <w:rsid w:val="009C2E83"/>
    <w:rsid w:val="009C3420"/>
    <w:rsid w:val="009C3F6E"/>
    <w:rsid w:val="009C46F8"/>
    <w:rsid w:val="009C5074"/>
    <w:rsid w:val="009C5CFC"/>
    <w:rsid w:val="009C6042"/>
    <w:rsid w:val="009C61A6"/>
    <w:rsid w:val="009C6224"/>
    <w:rsid w:val="009C7647"/>
    <w:rsid w:val="009C7C05"/>
    <w:rsid w:val="009C7C7A"/>
    <w:rsid w:val="009D06C2"/>
    <w:rsid w:val="009D0BC7"/>
    <w:rsid w:val="009D0D1E"/>
    <w:rsid w:val="009D1454"/>
    <w:rsid w:val="009D17BF"/>
    <w:rsid w:val="009D19C4"/>
    <w:rsid w:val="009D1B5C"/>
    <w:rsid w:val="009D1BBE"/>
    <w:rsid w:val="009D1E92"/>
    <w:rsid w:val="009D24EB"/>
    <w:rsid w:val="009D260A"/>
    <w:rsid w:val="009D32AF"/>
    <w:rsid w:val="009D4828"/>
    <w:rsid w:val="009D5975"/>
    <w:rsid w:val="009D5DAF"/>
    <w:rsid w:val="009D5E7A"/>
    <w:rsid w:val="009D63C3"/>
    <w:rsid w:val="009D64BC"/>
    <w:rsid w:val="009D64BE"/>
    <w:rsid w:val="009D66E2"/>
    <w:rsid w:val="009D6973"/>
    <w:rsid w:val="009D6DAD"/>
    <w:rsid w:val="009D76C0"/>
    <w:rsid w:val="009D7D5A"/>
    <w:rsid w:val="009D7DA6"/>
    <w:rsid w:val="009D7FB6"/>
    <w:rsid w:val="009E0111"/>
    <w:rsid w:val="009E0126"/>
    <w:rsid w:val="009E0293"/>
    <w:rsid w:val="009E0768"/>
    <w:rsid w:val="009E0BB6"/>
    <w:rsid w:val="009E100D"/>
    <w:rsid w:val="009E197E"/>
    <w:rsid w:val="009E2009"/>
    <w:rsid w:val="009E20EB"/>
    <w:rsid w:val="009E2E40"/>
    <w:rsid w:val="009E331E"/>
    <w:rsid w:val="009E38F0"/>
    <w:rsid w:val="009E3F4C"/>
    <w:rsid w:val="009E425D"/>
    <w:rsid w:val="009E4332"/>
    <w:rsid w:val="009E5026"/>
    <w:rsid w:val="009E5980"/>
    <w:rsid w:val="009E5D22"/>
    <w:rsid w:val="009E5F6C"/>
    <w:rsid w:val="009E60CE"/>
    <w:rsid w:val="009E618E"/>
    <w:rsid w:val="009E67C1"/>
    <w:rsid w:val="009E6859"/>
    <w:rsid w:val="009E69AF"/>
    <w:rsid w:val="009E7561"/>
    <w:rsid w:val="009E7B9E"/>
    <w:rsid w:val="009F00B9"/>
    <w:rsid w:val="009F0190"/>
    <w:rsid w:val="009F01B9"/>
    <w:rsid w:val="009F0390"/>
    <w:rsid w:val="009F0CB0"/>
    <w:rsid w:val="009F0CB6"/>
    <w:rsid w:val="009F107D"/>
    <w:rsid w:val="009F1454"/>
    <w:rsid w:val="009F14E8"/>
    <w:rsid w:val="009F16AF"/>
    <w:rsid w:val="009F1BBC"/>
    <w:rsid w:val="009F206C"/>
    <w:rsid w:val="009F25C0"/>
    <w:rsid w:val="009F27A0"/>
    <w:rsid w:val="009F2CA4"/>
    <w:rsid w:val="009F2CED"/>
    <w:rsid w:val="009F34CC"/>
    <w:rsid w:val="009F35CF"/>
    <w:rsid w:val="009F37DE"/>
    <w:rsid w:val="009F389D"/>
    <w:rsid w:val="009F3CB9"/>
    <w:rsid w:val="009F4030"/>
    <w:rsid w:val="009F4412"/>
    <w:rsid w:val="009F458D"/>
    <w:rsid w:val="009F45AC"/>
    <w:rsid w:val="009F463E"/>
    <w:rsid w:val="009F4867"/>
    <w:rsid w:val="009F5096"/>
    <w:rsid w:val="009F5113"/>
    <w:rsid w:val="009F5167"/>
    <w:rsid w:val="009F559B"/>
    <w:rsid w:val="009F5618"/>
    <w:rsid w:val="009F56B8"/>
    <w:rsid w:val="009F5AEF"/>
    <w:rsid w:val="009F5D01"/>
    <w:rsid w:val="009F5EBD"/>
    <w:rsid w:val="009F63B8"/>
    <w:rsid w:val="009F6652"/>
    <w:rsid w:val="009F69EA"/>
    <w:rsid w:val="009F70CA"/>
    <w:rsid w:val="009F748F"/>
    <w:rsid w:val="009F76F0"/>
    <w:rsid w:val="009F7B76"/>
    <w:rsid w:val="00A00744"/>
    <w:rsid w:val="00A010D1"/>
    <w:rsid w:val="00A012C4"/>
    <w:rsid w:val="00A01785"/>
    <w:rsid w:val="00A017EB"/>
    <w:rsid w:val="00A0209B"/>
    <w:rsid w:val="00A029F6"/>
    <w:rsid w:val="00A032CB"/>
    <w:rsid w:val="00A03D60"/>
    <w:rsid w:val="00A0477A"/>
    <w:rsid w:val="00A04C7D"/>
    <w:rsid w:val="00A050AA"/>
    <w:rsid w:val="00A0517B"/>
    <w:rsid w:val="00A05944"/>
    <w:rsid w:val="00A059A5"/>
    <w:rsid w:val="00A065A0"/>
    <w:rsid w:val="00A069C5"/>
    <w:rsid w:val="00A06D7A"/>
    <w:rsid w:val="00A06DEF"/>
    <w:rsid w:val="00A07460"/>
    <w:rsid w:val="00A079B2"/>
    <w:rsid w:val="00A07A27"/>
    <w:rsid w:val="00A07E4B"/>
    <w:rsid w:val="00A1104F"/>
    <w:rsid w:val="00A110A0"/>
    <w:rsid w:val="00A1114F"/>
    <w:rsid w:val="00A11275"/>
    <w:rsid w:val="00A12123"/>
    <w:rsid w:val="00A12631"/>
    <w:rsid w:val="00A13163"/>
    <w:rsid w:val="00A1344C"/>
    <w:rsid w:val="00A14350"/>
    <w:rsid w:val="00A14498"/>
    <w:rsid w:val="00A14A45"/>
    <w:rsid w:val="00A14DA0"/>
    <w:rsid w:val="00A14F17"/>
    <w:rsid w:val="00A15686"/>
    <w:rsid w:val="00A15FFD"/>
    <w:rsid w:val="00A1715F"/>
    <w:rsid w:val="00A173F0"/>
    <w:rsid w:val="00A1747C"/>
    <w:rsid w:val="00A1761D"/>
    <w:rsid w:val="00A17768"/>
    <w:rsid w:val="00A17923"/>
    <w:rsid w:val="00A200F5"/>
    <w:rsid w:val="00A20AF1"/>
    <w:rsid w:val="00A20EE3"/>
    <w:rsid w:val="00A2164F"/>
    <w:rsid w:val="00A216D2"/>
    <w:rsid w:val="00A2199C"/>
    <w:rsid w:val="00A21B15"/>
    <w:rsid w:val="00A21FA6"/>
    <w:rsid w:val="00A22144"/>
    <w:rsid w:val="00A22AF9"/>
    <w:rsid w:val="00A23A3B"/>
    <w:rsid w:val="00A23F17"/>
    <w:rsid w:val="00A240AE"/>
    <w:rsid w:val="00A24820"/>
    <w:rsid w:val="00A24968"/>
    <w:rsid w:val="00A24B36"/>
    <w:rsid w:val="00A24B7F"/>
    <w:rsid w:val="00A251D1"/>
    <w:rsid w:val="00A25350"/>
    <w:rsid w:val="00A2541A"/>
    <w:rsid w:val="00A25D25"/>
    <w:rsid w:val="00A25D4B"/>
    <w:rsid w:val="00A25D6F"/>
    <w:rsid w:val="00A25E7E"/>
    <w:rsid w:val="00A25FC5"/>
    <w:rsid w:val="00A2626D"/>
    <w:rsid w:val="00A2665E"/>
    <w:rsid w:val="00A26D09"/>
    <w:rsid w:val="00A3083B"/>
    <w:rsid w:val="00A31007"/>
    <w:rsid w:val="00A31354"/>
    <w:rsid w:val="00A316ED"/>
    <w:rsid w:val="00A32310"/>
    <w:rsid w:val="00A3242B"/>
    <w:rsid w:val="00A32464"/>
    <w:rsid w:val="00A3370F"/>
    <w:rsid w:val="00A341B6"/>
    <w:rsid w:val="00A345DC"/>
    <w:rsid w:val="00A34EC6"/>
    <w:rsid w:val="00A35123"/>
    <w:rsid w:val="00A3564B"/>
    <w:rsid w:val="00A3580B"/>
    <w:rsid w:val="00A35CA1"/>
    <w:rsid w:val="00A35D9A"/>
    <w:rsid w:val="00A36673"/>
    <w:rsid w:val="00A36675"/>
    <w:rsid w:val="00A36899"/>
    <w:rsid w:val="00A36A22"/>
    <w:rsid w:val="00A36A59"/>
    <w:rsid w:val="00A36E9A"/>
    <w:rsid w:val="00A37F9F"/>
    <w:rsid w:val="00A406C5"/>
    <w:rsid w:val="00A40C1B"/>
    <w:rsid w:val="00A40CDE"/>
    <w:rsid w:val="00A411E6"/>
    <w:rsid w:val="00A41A43"/>
    <w:rsid w:val="00A42104"/>
    <w:rsid w:val="00A42354"/>
    <w:rsid w:val="00A42BB7"/>
    <w:rsid w:val="00A430A3"/>
    <w:rsid w:val="00A43283"/>
    <w:rsid w:val="00A433C1"/>
    <w:rsid w:val="00A43F5E"/>
    <w:rsid w:val="00A43F8C"/>
    <w:rsid w:val="00A43FA4"/>
    <w:rsid w:val="00A44056"/>
    <w:rsid w:val="00A44682"/>
    <w:rsid w:val="00A44C40"/>
    <w:rsid w:val="00A44D8A"/>
    <w:rsid w:val="00A45438"/>
    <w:rsid w:val="00A455E1"/>
    <w:rsid w:val="00A45AF5"/>
    <w:rsid w:val="00A45B1D"/>
    <w:rsid w:val="00A45B28"/>
    <w:rsid w:val="00A4631B"/>
    <w:rsid w:val="00A46A72"/>
    <w:rsid w:val="00A4758B"/>
    <w:rsid w:val="00A50773"/>
    <w:rsid w:val="00A507D1"/>
    <w:rsid w:val="00A51E35"/>
    <w:rsid w:val="00A51EB4"/>
    <w:rsid w:val="00A52034"/>
    <w:rsid w:val="00A52452"/>
    <w:rsid w:val="00A52478"/>
    <w:rsid w:val="00A52731"/>
    <w:rsid w:val="00A52A0D"/>
    <w:rsid w:val="00A52C32"/>
    <w:rsid w:val="00A52E47"/>
    <w:rsid w:val="00A53386"/>
    <w:rsid w:val="00A53581"/>
    <w:rsid w:val="00A53819"/>
    <w:rsid w:val="00A538BA"/>
    <w:rsid w:val="00A53E4A"/>
    <w:rsid w:val="00A54072"/>
    <w:rsid w:val="00A540EC"/>
    <w:rsid w:val="00A543B5"/>
    <w:rsid w:val="00A54E19"/>
    <w:rsid w:val="00A5540E"/>
    <w:rsid w:val="00A5551E"/>
    <w:rsid w:val="00A55571"/>
    <w:rsid w:val="00A5564C"/>
    <w:rsid w:val="00A55888"/>
    <w:rsid w:val="00A55A27"/>
    <w:rsid w:val="00A56223"/>
    <w:rsid w:val="00A5631C"/>
    <w:rsid w:val="00A563EE"/>
    <w:rsid w:val="00A564D1"/>
    <w:rsid w:val="00A56771"/>
    <w:rsid w:val="00A56858"/>
    <w:rsid w:val="00A56DFD"/>
    <w:rsid w:val="00A56DFF"/>
    <w:rsid w:val="00A572E1"/>
    <w:rsid w:val="00A5744A"/>
    <w:rsid w:val="00A5778F"/>
    <w:rsid w:val="00A5797F"/>
    <w:rsid w:val="00A57E70"/>
    <w:rsid w:val="00A60338"/>
    <w:rsid w:val="00A60579"/>
    <w:rsid w:val="00A60BA2"/>
    <w:rsid w:val="00A60DCC"/>
    <w:rsid w:val="00A62558"/>
    <w:rsid w:val="00A627C3"/>
    <w:rsid w:val="00A63118"/>
    <w:rsid w:val="00A633C9"/>
    <w:rsid w:val="00A6398F"/>
    <w:rsid w:val="00A63CA5"/>
    <w:rsid w:val="00A63DD3"/>
    <w:rsid w:val="00A644A6"/>
    <w:rsid w:val="00A647C0"/>
    <w:rsid w:val="00A64D45"/>
    <w:rsid w:val="00A656EF"/>
    <w:rsid w:val="00A65D56"/>
    <w:rsid w:val="00A665C0"/>
    <w:rsid w:val="00A66D12"/>
    <w:rsid w:val="00A66D24"/>
    <w:rsid w:val="00A67C94"/>
    <w:rsid w:val="00A704EE"/>
    <w:rsid w:val="00A708EB"/>
    <w:rsid w:val="00A70B65"/>
    <w:rsid w:val="00A71177"/>
    <w:rsid w:val="00A712AB"/>
    <w:rsid w:val="00A71514"/>
    <w:rsid w:val="00A71819"/>
    <w:rsid w:val="00A71BAF"/>
    <w:rsid w:val="00A71C51"/>
    <w:rsid w:val="00A7279A"/>
    <w:rsid w:val="00A7290A"/>
    <w:rsid w:val="00A7290B"/>
    <w:rsid w:val="00A72B68"/>
    <w:rsid w:val="00A72C38"/>
    <w:rsid w:val="00A72E1E"/>
    <w:rsid w:val="00A736CC"/>
    <w:rsid w:val="00A73C0A"/>
    <w:rsid w:val="00A740F2"/>
    <w:rsid w:val="00A74A3F"/>
    <w:rsid w:val="00A74AFF"/>
    <w:rsid w:val="00A7506F"/>
    <w:rsid w:val="00A75434"/>
    <w:rsid w:val="00A754DA"/>
    <w:rsid w:val="00A757F6"/>
    <w:rsid w:val="00A75984"/>
    <w:rsid w:val="00A75B4C"/>
    <w:rsid w:val="00A75D83"/>
    <w:rsid w:val="00A76451"/>
    <w:rsid w:val="00A7668E"/>
    <w:rsid w:val="00A76FAA"/>
    <w:rsid w:val="00A7701C"/>
    <w:rsid w:val="00A774B3"/>
    <w:rsid w:val="00A80101"/>
    <w:rsid w:val="00A807B1"/>
    <w:rsid w:val="00A809B4"/>
    <w:rsid w:val="00A8107F"/>
    <w:rsid w:val="00A81080"/>
    <w:rsid w:val="00A812A5"/>
    <w:rsid w:val="00A81807"/>
    <w:rsid w:val="00A8181C"/>
    <w:rsid w:val="00A8187C"/>
    <w:rsid w:val="00A81934"/>
    <w:rsid w:val="00A81E7A"/>
    <w:rsid w:val="00A8214E"/>
    <w:rsid w:val="00A82809"/>
    <w:rsid w:val="00A82FBC"/>
    <w:rsid w:val="00A8374B"/>
    <w:rsid w:val="00A838A2"/>
    <w:rsid w:val="00A8442C"/>
    <w:rsid w:val="00A84562"/>
    <w:rsid w:val="00A845AD"/>
    <w:rsid w:val="00A846DA"/>
    <w:rsid w:val="00A84E49"/>
    <w:rsid w:val="00A855DB"/>
    <w:rsid w:val="00A85DFF"/>
    <w:rsid w:val="00A85F37"/>
    <w:rsid w:val="00A86343"/>
    <w:rsid w:val="00A86B64"/>
    <w:rsid w:val="00A86CCF"/>
    <w:rsid w:val="00A86D60"/>
    <w:rsid w:val="00A87716"/>
    <w:rsid w:val="00A87B78"/>
    <w:rsid w:val="00A87DE4"/>
    <w:rsid w:val="00A90424"/>
    <w:rsid w:val="00A90555"/>
    <w:rsid w:val="00A90E30"/>
    <w:rsid w:val="00A911CD"/>
    <w:rsid w:val="00A9171F"/>
    <w:rsid w:val="00A91C17"/>
    <w:rsid w:val="00A91CD6"/>
    <w:rsid w:val="00A9207E"/>
    <w:rsid w:val="00A92240"/>
    <w:rsid w:val="00A9230A"/>
    <w:rsid w:val="00A92A8F"/>
    <w:rsid w:val="00A92DB7"/>
    <w:rsid w:val="00A92F05"/>
    <w:rsid w:val="00A9323E"/>
    <w:rsid w:val="00A934A7"/>
    <w:rsid w:val="00A93502"/>
    <w:rsid w:val="00A9379B"/>
    <w:rsid w:val="00A937AC"/>
    <w:rsid w:val="00A93DF1"/>
    <w:rsid w:val="00A94625"/>
    <w:rsid w:val="00A95016"/>
    <w:rsid w:val="00A9538F"/>
    <w:rsid w:val="00A953F2"/>
    <w:rsid w:val="00A9547F"/>
    <w:rsid w:val="00A95610"/>
    <w:rsid w:val="00A95DCE"/>
    <w:rsid w:val="00A95F82"/>
    <w:rsid w:val="00A96006"/>
    <w:rsid w:val="00A9620B"/>
    <w:rsid w:val="00A9638C"/>
    <w:rsid w:val="00A9687C"/>
    <w:rsid w:val="00A969C0"/>
    <w:rsid w:val="00A96D24"/>
    <w:rsid w:val="00A96E6B"/>
    <w:rsid w:val="00A971B7"/>
    <w:rsid w:val="00A979FF"/>
    <w:rsid w:val="00AA0346"/>
    <w:rsid w:val="00AA08E0"/>
    <w:rsid w:val="00AA0901"/>
    <w:rsid w:val="00AA0DB5"/>
    <w:rsid w:val="00AA116C"/>
    <w:rsid w:val="00AA1A27"/>
    <w:rsid w:val="00AA1D25"/>
    <w:rsid w:val="00AA22C2"/>
    <w:rsid w:val="00AA2B7F"/>
    <w:rsid w:val="00AA2BBB"/>
    <w:rsid w:val="00AA350D"/>
    <w:rsid w:val="00AA36C8"/>
    <w:rsid w:val="00AA3B04"/>
    <w:rsid w:val="00AA406A"/>
    <w:rsid w:val="00AA418E"/>
    <w:rsid w:val="00AA426A"/>
    <w:rsid w:val="00AA44B9"/>
    <w:rsid w:val="00AA496F"/>
    <w:rsid w:val="00AA49EC"/>
    <w:rsid w:val="00AA4D73"/>
    <w:rsid w:val="00AA54F1"/>
    <w:rsid w:val="00AA561A"/>
    <w:rsid w:val="00AA561B"/>
    <w:rsid w:val="00AA59A3"/>
    <w:rsid w:val="00AA5AFC"/>
    <w:rsid w:val="00AA5B4F"/>
    <w:rsid w:val="00AA65C0"/>
    <w:rsid w:val="00AA6CD6"/>
    <w:rsid w:val="00AA78E1"/>
    <w:rsid w:val="00AA7C75"/>
    <w:rsid w:val="00AA7F91"/>
    <w:rsid w:val="00AB01D9"/>
    <w:rsid w:val="00AB0B0F"/>
    <w:rsid w:val="00AB0EDF"/>
    <w:rsid w:val="00AB137C"/>
    <w:rsid w:val="00AB2422"/>
    <w:rsid w:val="00AB27F5"/>
    <w:rsid w:val="00AB2A44"/>
    <w:rsid w:val="00AB3353"/>
    <w:rsid w:val="00AB39CF"/>
    <w:rsid w:val="00AB446D"/>
    <w:rsid w:val="00AB44BB"/>
    <w:rsid w:val="00AB514E"/>
    <w:rsid w:val="00AB54B6"/>
    <w:rsid w:val="00AB5506"/>
    <w:rsid w:val="00AB5D94"/>
    <w:rsid w:val="00AB5FCC"/>
    <w:rsid w:val="00AB647B"/>
    <w:rsid w:val="00AB64DC"/>
    <w:rsid w:val="00AB64FE"/>
    <w:rsid w:val="00AB6586"/>
    <w:rsid w:val="00AB6683"/>
    <w:rsid w:val="00AC0160"/>
    <w:rsid w:val="00AC08F9"/>
    <w:rsid w:val="00AC0C1F"/>
    <w:rsid w:val="00AC0D6A"/>
    <w:rsid w:val="00AC0F2C"/>
    <w:rsid w:val="00AC1C43"/>
    <w:rsid w:val="00AC3B56"/>
    <w:rsid w:val="00AC3FBA"/>
    <w:rsid w:val="00AC401C"/>
    <w:rsid w:val="00AC4A21"/>
    <w:rsid w:val="00AC4AE1"/>
    <w:rsid w:val="00AC4C79"/>
    <w:rsid w:val="00AC4DB4"/>
    <w:rsid w:val="00AC5395"/>
    <w:rsid w:val="00AC5768"/>
    <w:rsid w:val="00AC596A"/>
    <w:rsid w:val="00AC6099"/>
    <w:rsid w:val="00AC6772"/>
    <w:rsid w:val="00AC7049"/>
    <w:rsid w:val="00AC7152"/>
    <w:rsid w:val="00AD01D0"/>
    <w:rsid w:val="00AD044C"/>
    <w:rsid w:val="00AD0737"/>
    <w:rsid w:val="00AD0A8B"/>
    <w:rsid w:val="00AD0B5D"/>
    <w:rsid w:val="00AD0B84"/>
    <w:rsid w:val="00AD0F9D"/>
    <w:rsid w:val="00AD1552"/>
    <w:rsid w:val="00AD196C"/>
    <w:rsid w:val="00AD1BC2"/>
    <w:rsid w:val="00AD1F12"/>
    <w:rsid w:val="00AD24A8"/>
    <w:rsid w:val="00AD25C2"/>
    <w:rsid w:val="00AD27DC"/>
    <w:rsid w:val="00AD2C24"/>
    <w:rsid w:val="00AD2C61"/>
    <w:rsid w:val="00AD32E0"/>
    <w:rsid w:val="00AD3A2E"/>
    <w:rsid w:val="00AD46DA"/>
    <w:rsid w:val="00AD51D3"/>
    <w:rsid w:val="00AD52DA"/>
    <w:rsid w:val="00AD52FA"/>
    <w:rsid w:val="00AD55A4"/>
    <w:rsid w:val="00AD563C"/>
    <w:rsid w:val="00AD5AC0"/>
    <w:rsid w:val="00AD5B4E"/>
    <w:rsid w:val="00AD5CA2"/>
    <w:rsid w:val="00AD60C6"/>
    <w:rsid w:val="00AD6195"/>
    <w:rsid w:val="00AD63F8"/>
    <w:rsid w:val="00AD6509"/>
    <w:rsid w:val="00AD67CD"/>
    <w:rsid w:val="00AD6884"/>
    <w:rsid w:val="00AD69D9"/>
    <w:rsid w:val="00AD75C4"/>
    <w:rsid w:val="00AD7772"/>
    <w:rsid w:val="00AD79E4"/>
    <w:rsid w:val="00AE0097"/>
    <w:rsid w:val="00AE02FE"/>
    <w:rsid w:val="00AE0923"/>
    <w:rsid w:val="00AE0B65"/>
    <w:rsid w:val="00AE0F84"/>
    <w:rsid w:val="00AE1A2D"/>
    <w:rsid w:val="00AE1C25"/>
    <w:rsid w:val="00AE2F1A"/>
    <w:rsid w:val="00AE314C"/>
    <w:rsid w:val="00AE43E3"/>
    <w:rsid w:val="00AE4878"/>
    <w:rsid w:val="00AE4E72"/>
    <w:rsid w:val="00AE54DB"/>
    <w:rsid w:val="00AE55E4"/>
    <w:rsid w:val="00AE5849"/>
    <w:rsid w:val="00AE60ED"/>
    <w:rsid w:val="00AE6D70"/>
    <w:rsid w:val="00AE7B62"/>
    <w:rsid w:val="00AF038E"/>
    <w:rsid w:val="00AF04A8"/>
    <w:rsid w:val="00AF0655"/>
    <w:rsid w:val="00AF0ADE"/>
    <w:rsid w:val="00AF1182"/>
    <w:rsid w:val="00AF1609"/>
    <w:rsid w:val="00AF1918"/>
    <w:rsid w:val="00AF2238"/>
    <w:rsid w:val="00AF236C"/>
    <w:rsid w:val="00AF2D64"/>
    <w:rsid w:val="00AF36D2"/>
    <w:rsid w:val="00AF402E"/>
    <w:rsid w:val="00AF46B7"/>
    <w:rsid w:val="00AF49A1"/>
    <w:rsid w:val="00AF4E43"/>
    <w:rsid w:val="00AF5483"/>
    <w:rsid w:val="00AF549A"/>
    <w:rsid w:val="00AF54D1"/>
    <w:rsid w:val="00AF5540"/>
    <w:rsid w:val="00AF5AF9"/>
    <w:rsid w:val="00AF5E00"/>
    <w:rsid w:val="00AF64DA"/>
    <w:rsid w:val="00AF6789"/>
    <w:rsid w:val="00AF69E5"/>
    <w:rsid w:val="00AF6D94"/>
    <w:rsid w:val="00AF74C5"/>
    <w:rsid w:val="00B0088F"/>
    <w:rsid w:val="00B00D48"/>
    <w:rsid w:val="00B00FE8"/>
    <w:rsid w:val="00B01907"/>
    <w:rsid w:val="00B01B92"/>
    <w:rsid w:val="00B0207F"/>
    <w:rsid w:val="00B0272D"/>
    <w:rsid w:val="00B02A2B"/>
    <w:rsid w:val="00B02ADD"/>
    <w:rsid w:val="00B02DF7"/>
    <w:rsid w:val="00B03191"/>
    <w:rsid w:val="00B037A5"/>
    <w:rsid w:val="00B03B9D"/>
    <w:rsid w:val="00B04053"/>
    <w:rsid w:val="00B04AB8"/>
    <w:rsid w:val="00B05256"/>
    <w:rsid w:val="00B0531C"/>
    <w:rsid w:val="00B0577B"/>
    <w:rsid w:val="00B061D0"/>
    <w:rsid w:val="00B061FD"/>
    <w:rsid w:val="00B07487"/>
    <w:rsid w:val="00B10088"/>
    <w:rsid w:val="00B101FD"/>
    <w:rsid w:val="00B10701"/>
    <w:rsid w:val="00B10987"/>
    <w:rsid w:val="00B109E0"/>
    <w:rsid w:val="00B110CC"/>
    <w:rsid w:val="00B11BCF"/>
    <w:rsid w:val="00B12111"/>
    <w:rsid w:val="00B12366"/>
    <w:rsid w:val="00B1257E"/>
    <w:rsid w:val="00B12F32"/>
    <w:rsid w:val="00B1389D"/>
    <w:rsid w:val="00B14051"/>
    <w:rsid w:val="00B14089"/>
    <w:rsid w:val="00B143AE"/>
    <w:rsid w:val="00B14554"/>
    <w:rsid w:val="00B159F4"/>
    <w:rsid w:val="00B15FC9"/>
    <w:rsid w:val="00B16662"/>
    <w:rsid w:val="00B1691C"/>
    <w:rsid w:val="00B169E3"/>
    <w:rsid w:val="00B174D1"/>
    <w:rsid w:val="00B17FBA"/>
    <w:rsid w:val="00B201F6"/>
    <w:rsid w:val="00B20974"/>
    <w:rsid w:val="00B20C1F"/>
    <w:rsid w:val="00B211F9"/>
    <w:rsid w:val="00B213B6"/>
    <w:rsid w:val="00B2156D"/>
    <w:rsid w:val="00B219E6"/>
    <w:rsid w:val="00B21DB0"/>
    <w:rsid w:val="00B22C86"/>
    <w:rsid w:val="00B23682"/>
    <w:rsid w:val="00B23851"/>
    <w:rsid w:val="00B2454B"/>
    <w:rsid w:val="00B259C3"/>
    <w:rsid w:val="00B25A23"/>
    <w:rsid w:val="00B25AC3"/>
    <w:rsid w:val="00B25C5C"/>
    <w:rsid w:val="00B25C98"/>
    <w:rsid w:val="00B26249"/>
    <w:rsid w:val="00B27B05"/>
    <w:rsid w:val="00B27EC3"/>
    <w:rsid w:val="00B30077"/>
    <w:rsid w:val="00B30249"/>
    <w:rsid w:val="00B304B2"/>
    <w:rsid w:val="00B31280"/>
    <w:rsid w:val="00B31863"/>
    <w:rsid w:val="00B31930"/>
    <w:rsid w:val="00B31D5C"/>
    <w:rsid w:val="00B31F4D"/>
    <w:rsid w:val="00B32555"/>
    <w:rsid w:val="00B3270A"/>
    <w:rsid w:val="00B32FAB"/>
    <w:rsid w:val="00B33542"/>
    <w:rsid w:val="00B335B3"/>
    <w:rsid w:val="00B3391E"/>
    <w:rsid w:val="00B33ECE"/>
    <w:rsid w:val="00B34696"/>
    <w:rsid w:val="00B3494A"/>
    <w:rsid w:val="00B35314"/>
    <w:rsid w:val="00B35344"/>
    <w:rsid w:val="00B353C3"/>
    <w:rsid w:val="00B36D5B"/>
    <w:rsid w:val="00B36F51"/>
    <w:rsid w:val="00B376DB"/>
    <w:rsid w:val="00B37EDC"/>
    <w:rsid w:val="00B4055B"/>
    <w:rsid w:val="00B40873"/>
    <w:rsid w:val="00B40F54"/>
    <w:rsid w:val="00B41861"/>
    <w:rsid w:val="00B41BEB"/>
    <w:rsid w:val="00B41C29"/>
    <w:rsid w:val="00B41C91"/>
    <w:rsid w:val="00B41CA1"/>
    <w:rsid w:val="00B41F35"/>
    <w:rsid w:val="00B42543"/>
    <w:rsid w:val="00B42707"/>
    <w:rsid w:val="00B42973"/>
    <w:rsid w:val="00B42F9E"/>
    <w:rsid w:val="00B43192"/>
    <w:rsid w:val="00B43524"/>
    <w:rsid w:val="00B444A2"/>
    <w:rsid w:val="00B45DC2"/>
    <w:rsid w:val="00B46685"/>
    <w:rsid w:val="00B46CF7"/>
    <w:rsid w:val="00B47A5F"/>
    <w:rsid w:val="00B47D0A"/>
    <w:rsid w:val="00B50012"/>
    <w:rsid w:val="00B5049B"/>
    <w:rsid w:val="00B5084C"/>
    <w:rsid w:val="00B50D61"/>
    <w:rsid w:val="00B50DFA"/>
    <w:rsid w:val="00B50FFC"/>
    <w:rsid w:val="00B5128F"/>
    <w:rsid w:val="00B513C4"/>
    <w:rsid w:val="00B51748"/>
    <w:rsid w:val="00B5174D"/>
    <w:rsid w:val="00B5206D"/>
    <w:rsid w:val="00B52213"/>
    <w:rsid w:val="00B52B19"/>
    <w:rsid w:val="00B52C5C"/>
    <w:rsid w:val="00B52FEE"/>
    <w:rsid w:val="00B5320C"/>
    <w:rsid w:val="00B54220"/>
    <w:rsid w:val="00B5428C"/>
    <w:rsid w:val="00B54943"/>
    <w:rsid w:val="00B54FB8"/>
    <w:rsid w:val="00B55709"/>
    <w:rsid w:val="00B55CED"/>
    <w:rsid w:val="00B56202"/>
    <w:rsid w:val="00B5666B"/>
    <w:rsid w:val="00B6004B"/>
    <w:rsid w:val="00B6028C"/>
    <w:rsid w:val="00B606CE"/>
    <w:rsid w:val="00B60E1C"/>
    <w:rsid w:val="00B62B21"/>
    <w:rsid w:val="00B62DD4"/>
    <w:rsid w:val="00B6317C"/>
    <w:rsid w:val="00B63728"/>
    <w:rsid w:val="00B63AE6"/>
    <w:rsid w:val="00B650A2"/>
    <w:rsid w:val="00B658CD"/>
    <w:rsid w:val="00B67058"/>
    <w:rsid w:val="00B67418"/>
    <w:rsid w:val="00B678B5"/>
    <w:rsid w:val="00B67DE4"/>
    <w:rsid w:val="00B70522"/>
    <w:rsid w:val="00B70645"/>
    <w:rsid w:val="00B70824"/>
    <w:rsid w:val="00B70ADC"/>
    <w:rsid w:val="00B70BE7"/>
    <w:rsid w:val="00B70C60"/>
    <w:rsid w:val="00B70FBB"/>
    <w:rsid w:val="00B71805"/>
    <w:rsid w:val="00B7264B"/>
    <w:rsid w:val="00B727A2"/>
    <w:rsid w:val="00B73087"/>
    <w:rsid w:val="00B7315D"/>
    <w:rsid w:val="00B73176"/>
    <w:rsid w:val="00B73A77"/>
    <w:rsid w:val="00B73B94"/>
    <w:rsid w:val="00B744C6"/>
    <w:rsid w:val="00B74BE9"/>
    <w:rsid w:val="00B752B8"/>
    <w:rsid w:val="00B75405"/>
    <w:rsid w:val="00B75E5B"/>
    <w:rsid w:val="00B76BC8"/>
    <w:rsid w:val="00B76C61"/>
    <w:rsid w:val="00B77015"/>
    <w:rsid w:val="00B77239"/>
    <w:rsid w:val="00B7768D"/>
    <w:rsid w:val="00B77D03"/>
    <w:rsid w:val="00B77F49"/>
    <w:rsid w:val="00B802BA"/>
    <w:rsid w:val="00B804C5"/>
    <w:rsid w:val="00B804C7"/>
    <w:rsid w:val="00B807C9"/>
    <w:rsid w:val="00B807FC"/>
    <w:rsid w:val="00B80C42"/>
    <w:rsid w:val="00B80E80"/>
    <w:rsid w:val="00B8147F"/>
    <w:rsid w:val="00B815AE"/>
    <w:rsid w:val="00B81BCB"/>
    <w:rsid w:val="00B8225F"/>
    <w:rsid w:val="00B82715"/>
    <w:rsid w:val="00B82797"/>
    <w:rsid w:val="00B827F3"/>
    <w:rsid w:val="00B82C8B"/>
    <w:rsid w:val="00B830A5"/>
    <w:rsid w:val="00B83204"/>
    <w:rsid w:val="00B84187"/>
    <w:rsid w:val="00B841D9"/>
    <w:rsid w:val="00B842E6"/>
    <w:rsid w:val="00B8468E"/>
    <w:rsid w:val="00B847DE"/>
    <w:rsid w:val="00B84B7D"/>
    <w:rsid w:val="00B84BEC"/>
    <w:rsid w:val="00B84C37"/>
    <w:rsid w:val="00B8507D"/>
    <w:rsid w:val="00B85632"/>
    <w:rsid w:val="00B857A2"/>
    <w:rsid w:val="00B85E1D"/>
    <w:rsid w:val="00B86773"/>
    <w:rsid w:val="00B867C9"/>
    <w:rsid w:val="00B867D3"/>
    <w:rsid w:val="00B874EF"/>
    <w:rsid w:val="00B87758"/>
    <w:rsid w:val="00B90178"/>
    <w:rsid w:val="00B9029C"/>
    <w:rsid w:val="00B9128E"/>
    <w:rsid w:val="00B91C97"/>
    <w:rsid w:val="00B92BE8"/>
    <w:rsid w:val="00B92D2F"/>
    <w:rsid w:val="00B93491"/>
    <w:rsid w:val="00B93580"/>
    <w:rsid w:val="00B941EE"/>
    <w:rsid w:val="00B94568"/>
    <w:rsid w:val="00B946C5"/>
    <w:rsid w:val="00B9489B"/>
    <w:rsid w:val="00B94AE7"/>
    <w:rsid w:val="00B94BA1"/>
    <w:rsid w:val="00B94D46"/>
    <w:rsid w:val="00B94E3D"/>
    <w:rsid w:val="00B95706"/>
    <w:rsid w:val="00B959FB"/>
    <w:rsid w:val="00B95BAD"/>
    <w:rsid w:val="00B95EFD"/>
    <w:rsid w:val="00B96329"/>
    <w:rsid w:val="00B97339"/>
    <w:rsid w:val="00B97621"/>
    <w:rsid w:val="00B9776C"/>
    <w:rsid w:val="00B97E82"/>
    <w:rsid w:val="00B97FF9"/>
    <w:rsid w:val="00BA0090"/>
    <w:rsid w:val="00BA0473"/>
    <w:rsid w:val="00BA0543"/>
    <w:rsid w:val="00BA134F"/>
    <w:rsid w:val="00BA15E1"/>
    <w:rsid w:val="00BA1A38"/>
    <w:rsid w:val="00BA236D"/>
    <w:rsid w:val="00BA2996"/>
    <w:rsid w:val="00BA2D4A"/>
    <w:rsid w:val="00BA3A30"/>
    <w:rsid w:val="00BA3B3E"/>
    <w:rsid w:val="00BA3BD6"/>
    <w:rsid w:val="00BA3E86"/>
    <w:rsid w:val="00BA3EF5"/>
    <w:rsid w:val="00BA4228"/>
    <w:rsid w:val="00BA42B0"/>
    <w:rsid w:val="00BA4349"/>
    <w:rsid w:val="00BA44A1"/>
    <w:rsid w:val="00BA4724"/>
    <w:rsid w:val="00BA4C4E"/>
    <w:rsid w:val="00BA4C55"/>
    <w:rsid w:val="00BA5926"/>
    <w:rsid w:val="00BA5F8F"/>
    <w:rsid w:val="00BA622C"/>
    <w:rsid w:val="00BA6A2D"/>
    <w:rsid w:val="00BA6B16"/>
    <w:rsid w:val="00BA721F"/>
    <w:rsid w:val="00BA72F6"/>
    <w:rsid w:val="00BA7CF5"/>
    <w:rsid w:val="00BB0AA8"/>
    <w:rsid w:val="00BB0D14"/>
    <w:rsid w:val="00BB1984"/>
    <w:rsid w:val="00BB20E0"/>
    <w:rsid w:val="00BB222D"/>
    <w:rsid w:val="00BB2721"/>
    <w:rsid w:val="00BB281F"/>
    <w:rsid w:val="00BB29CB"/>
    <w:rsid w:val="00BB2EB0"/>
    <w:rsid w:val="00BB3453"/>
    <w:rsid w:val="00BB3B02"/>
    <w:rsid w:val="00BB3F37"/>
    <w:rsid w:val="00BB409C"/>
    <w:rsid w:val="00BB4312"/>
    <w:rsid w:val="00BB4951"/>
    <w:rsid w:val="00BB4B2C"/>
    <w:rsid w:val="00BB4E58"/>
    <w:rsid w:val="00BB51CF"/>
    <w:rsid w:val="00BB590D"/>
    <w:rsid w:val="00BB590F"/>
    <w:rsid w:val="00BB5EF6"/>
    <w:rsid w:val="00BB6304"/>
    <w:rsid w:val="00BB650E"/>
    <w:rsid w:val="00BB67A6"/>
    <w:rsid w:val="00BB7BD0"/>
    <w:rsid w:val="00BB7E22"/>
    <w:rsid w:val="00BB7E83"/>
    <w:rsid w:val="00BC0342"/>
    <w:rsid w:val="00BC054C"/>
    <w:rsid w:val="00BC09F9"/>
    <w:rsid w:val="00BC09FD"/>
    <w:rsid w:val="00BC0FF5"/>
    <w:rsid w:val="00BC1016"/>
    <w:rsid w:val="00BC164E"/>
    <w:rsid w:val="00BC192F"/>
    <w:rsid w:val="00BC1A3E"/>
    <w:rsid w:val="00BC21C1"/>
    <w:rsid w:val="00BC24E5"/>
    <w:rsid w:val="00BC25C4"/>
    <w:rsid w:val="00BC2D95"/>
    <w:rsid w:val="00BC2F57"/>
    <w:rsid w:val="00BC35DA"/>
    <w:rsid w:val="00BC365E"/>
    <w:rsid w:val="00BC3B86"/>
    <w:rsid w:val="00BC3DF6"/>
    <w:rsid w:val="00BC41E9"/>
    <w:rsid w:val="00BC4B3F"/>
    <w:rsid w:val="00BC565D"/>
    <w:rsid w:val="00BC59E0"/>
    <w:rsid w:val="00BC5FBC"/>
    <w:rsid w:val="00BC62C7"/>
    <w:rsid w:val="00BC6DF8"/>
    <w:rsid w:val="00BC6E81"/>
    <w:rsid w:val="00BC757D"/>
    <w:rsid w:val="00BC7838"/>
    <w:rsid w:val="00BC796B"/>
    <w:rsid w:val="00BC7C30"/>
    <w:rsid w:val="00BC7FD0"/>
    <w:rsid w:val="00BD0178"/>
    <w:rsid w:val="00BD01E2"/>
    <w:rsid w:val="00BD0387"/>
    <w:rsid w:val="00BD0DAF"/>
    <w:rsid w:val="00BD1749"/>
    <w:rsid w:val="00BD1948"/>
    <w:rsid w:val="00BD19AD"/>
    <w:rsid w:val="00BD1E4F"/>
    <w:rsid w:val="00BD2417"/>
    <w:rsid w:val="00BD303C"/>
    <w:rsid w:val="00BD30D8"/>
    <w:rsid w:val="00BD3161"/>
    <w:rsid w:val="00BD32AD"/>
    <w:rsid w:val="00BD3CDB"/>
    <w:rsid w:val="00BD439A"/>
    <w:rsid w:val="00BD4A9E"/>
    <w:rsid w:val="00BD4FDB"/>
    <w:rsid w:val="00BD56C8"/>
    <w:rsid w:val="00BD5968"/>
    <w:rsid w:val="00BD62D7"/>
    <w:rsid w:val="00BD7F14"/>
    <w:rsid w:val="00BE0165"/>
    <w:rsid w:val="00BE0879"/>
    <w:rsid w:val="00BE099F"/>
    <w:rsid w:val="00BE0D5B"/>
    <w:rsid w:val="00BE215E"/>
    <w:rsid w:val="00BE2F76"/>
    <w:rsid w:val="00BE32F7"/>
    <w:rsid w:val="00BE3C3B"/>
    <w:rsid w:val="00BE408C"/>
    <w:rsid w:val="00BE4B0C"/>
    <w:rsid w:val="00BE5203"/>
    <w:rsid w:val="00BE57B6"/>
    <w:rsid w:val="00BE59E1"/>
    <w:rsid w:val="00BE60E0"/>
    <w:rsid w:val="00BE663F"/>
    <w:rsid w:val="00BE674F"/>
    <w:rsid w:val="00BE70F3"/>
    <w:rsid w:val="00BE711C"/>
    <w:rsid w:val="00BF0B61"/>
    <w:rsid w:val="00BF0F80"/>
    <w:rsid w:val="00BF0F92"/>
    <w:rsid w:val="00BF103D"/>
    <w:rsid w:val="00BF1772"/>
    <w:rsid w:val="00BF22EC"/>
    <w:rsid w:val="00BF249D"/>
    <w:rsid w:val="00BF24DF"/>
    <w:rsid w:val="00BF2864"/>
    <w:rsid w:val="00BF28A0"/>
    <w:rsid w:val="00BF2F39"/>
    <w:rsid w:val="00BF3047"/>
    <w:rsid w:val="00BF3E28"/>
    <w:rsid w:val="00BF4211"/>
    <w:rsid w:val="00BF43A1"/>
    <w:rsid w:val="00BF446B"/>
    <w:rsid w:val="00BF4A3A"/>
    <w:rsid w:val="00BF4F20"/>
    <w:rsid w:val="00BF5779"/>
    <w:rsid w:val="00BF5CA0"/>
    <w:rsid w:val="00BF5E2C"/>
    <w:rsid w:val="00BF6060"/>
    <w:rsid w:val="00BF6FF9"/>
    <w:rsid w:val="00BF755F"/>
    <w:rsid w:val="00BF769D"/>
    <w:rsid w:val="00BF7934"/>
    <w:rsid w:val="00BF79CD"/>
    <w:rsid w:val="00BF7FA5"/>
    <w:rsid w:val="00C004FC"/>
    <w:rsid w:val="00C01031"/>
    <w:rsid w:val="00C0130E"/>
    <w:rsid w:val="00C015A9"/>
    <w:rsid w:val="00C01663"/>
    <w:rsid w:val="00C016E5"/>
    <w:rsid w:val="00C01A63"/>
    <w:rsid w:val="00C01CC2"/>
    <w:rsid w:val="00C01CDF"/>
    <w:rsid w:val="00C03060"/>
    <w:rsid w:val="00C03221"/>
    <w:rsid w:val="00C0374D"/>
    <w:rsid w:val="00C03B52"/>
    <w:rsid w:val="00C04AB7"/>
    <w:rsid w:val="00C04C0E"/>
    <w:rsid w:val="00C0528C"/>
    <w:rsid w:val="00C053C2"/>
    <w:rsid w:val="00C05BCC"/>
    <w:rsid w:val="00C061BD"/>
    <w:rsid w:val="00C070B0"/>
    <w:rsid w:val="00C07588"/>
    <w:rsid w:val="00C0770C"/>
    <w:rsid w:val="00C07DF4"/>
    <w:rsid w:val="00C1035B"/>
    <w:rsid w:val="00C10559"/>
    <w:rsid w:val="00C10D67"/>
    <w:rsid w:val="00C10F3F"/>
    <w:rsid w:val="00C10F85"/>
    <w:rsid w:val="00C11374"/>
    <w:rsid w:val="00C1149A"/>
    <w:rsid w:val="00C11A94"/>
    <w:rsid w:val="00C12454"/>
    <w:rsid w:val="00C12458"/>
    <w:rsid w:val="00C12BC1"/>
    <w:rsid w:val="00C145CA"/>
    <w:rsid w:val="00C149A1"/>
    <w:rsid w:val="00C14DBA"/>
    <w:rsid w:val="00C15041"/>
    <w:rsid w:val="00C154BB"/>
    <w:rsid w:val="00C15685"/>
    <w:rsid w:val="00C158A3"/>
    <w:rsid w:val="00C15AAF"/>
    <w:rsid w:val="00C16C1A"/>
    <w:rsid w:val="00C17683"/>
    <w:rsid w:val="00C1778D"/>
    <w:rsid w:val="00C178EC"/>
    <w:rsid w:val="00C201D8"/>
    <w:rsid w:val="00C20240"/>
    <w:rsid w:val="00C204DF"/>
    <w:rsid w:val="00C20807"/>
    <w:rsid w:val="00C2080F"/>
    <w:rsid w:val="00C20B5B"/>
    <w:rsid w:val="00C20E12"/>
    <w:rsid w:val="00C21294"/>
    <w:rsid w:val="00C2135E"/>
    <w:rsid w:val="00C2141C"/>
    <w:rsid w:val="00C21D1D"/>
    <w:rsid w:val="00C2285C"/>
    <w:rsid w:val="00C22C2B"/>
    <w:rsid w:val="00C243AD"/>
    <w:rsid w:val="00C2474F"/>
    <w:rsid w:val="00C249E8"/>
    <w:rsid w:val="00C24A41"/>
    <w:rsid w:val="00C24A6F"/>
    <w:rsid w:val="00C24B64"/>
    <w:rsid w:val="00C251F3"/>
    <w:rsid w:val="00C253E4"/>
    <w:rsid w:val="00C262A7"/>
    <w:rsid w:val="00C26724"/>
    <w:rsid w:val="00C2688E"/>
    <w:rsid w:val="00C270A5"/>
    <w:rsid w:val="00C27E2F"/>
    <w:rsid w:val="00C305E5"/>
    <w:rsid w:val="00C307C8"/>
    <w:rsid w:val="00C30D97"/>
    <w:rsid w:val="00C31828"/>
    <w:rsid w:val="00C31A6F"/>
    <w:rsid w:val="00C326B1"/>
    <w:rsid w:val="00C330E3"/>
    <w:rsid w:val="00C333F7"/>
    <w:rsid w:val="00C334EE"/>
    <w:rsid w:val="00C335D7"/>
    <w:rsid w:val="00C33D4F"/>
    <w:rsid w:val="00C3442D"/>
    <w:rsid w:val="00C3456F"/>
    <w:rsid w:val="00C347DD"/>
    <w:rsid w:val="00C34FB1"/>
    <w:rsid w:val="00C35130"/>
    <w:rsid w:val="00C35220"/>
    <w:rsid w:val="00C35937"/>
    <w:rsid w:val="00C35F46"/>
    <w:rsid w:val="00C3649F"/>
    <w:rsid w:val="00C3676E"/>
    <w:rsid w:val="00C36D20"/>
    <w:rsid w:val="00C36EF9"/>
    <w:rsid w:val="00C375E8"/>
    <w:rsid w:val="00C37B2B"/>
    <w:rsid w:val="00C37D6A"/>
    <w:rsid w:val="00C403AB"/>
    <w:rsid w:val="00C40C6B"/>
    <w:rsid w:val="00C40D40"/>
    <w:rsid w:val="00C412C7"/>
    <w:rsid w:val="00C420DF"/>
    <w:rsid w:val="00C421E2"/>
    <w:rsid w:val="00C42340"/>
    <w:rsid w:val="00C42C36"/>
    <w:rsid w:val="00C4366D"/>
    <w:rsid w:val="00C43B6D"/>
    <w:rsid w:val="00C43D24"/>
    <w:rsid w:val="00C43DEF"/>
    <w:rsid w:val="00C448B0"/>
    <w:rsid w:val="00C44945"/>
    <w:rsid w:val="00C44B55"/>
    <w:rsid w:val="00C454E9"/>
    <w:rsid w:val="00C45617"/>
    <w:rsid w:val="00C45C58"/>
    <w:rsid w:val="00C45F35"/>
    <w:rsid w:val="00C46040"/>
    <w:rsid w:val="00C46046"/>
    <w:rsid w:val="00C460BB"/>
    <w:rsid w:val="00C46548"/>
    <w:rsid w:val="00C466D1"/>
    <w:rsid w:val="00C471C3"/>
    <w:rsid w:val="00C47622"/>
    <w:rsid w:val="00C476A3"/>
    <w:rsid w:val="00C4778D"/>
    <w:rsid w:val="00C47866"/>
    <w:rsid w:val="00C50312"/>
    <w:rsid w:val="00C5180D"/>
    <w:rsid w:val="00C51DE7"/>
    <w:rsid w:val="00C5265A"/>
    <w:rsid w:val="00C52763"/>
    <w:rsid w:val="00C5486E"/>
    <w:rsid w:val="00C548EF"/>
    <w:rsid w:val="00C55251"/>
    <w:rsid w:val="00C55CB0"/>
    <w:rsid w:val="00C56159"/>
    <w:rsid w:val="00C56200"/>
    <w:rsid w:val="00C565BB"/>
    <w:rsid w:val="00C56739"/>
    <w:rsid w:val="00C56937"/>
    <w:rsid w:val="00C571A7"/>
    <w:rsid w:val="00C575BF"/>
    <w:rsid w:val="00C5762E"/>
    <w:rsid w:val="00C6060E"/>
    <w:rsid w:val="00C60ACC"/>
    <w:rsid w:val="00C60CA8"/>
    <w:rsid w:val="00C60D14"/>
    <w:rsid w:val="00C6116C"/>
    <w:rsid w:val="00C619A7"/>
    <w:rsid w:val="00C61ACC"/>
    <w:rsid w:val="00C61BB9"/>
    <w:rsid w:val="00C61D8D"/>
    <w:rsid w:val="00C622E3"/>
    <w:rsid w:val="00C62369"/>
    <w:rsid w:val="00C6245D"/>
    <w:rsid w:val="00C626FC"/>
    <w:rsid w:val="00C6274A"/>
    <w:rsid w:val="00C628AB"/>
    <w:rsid w:val="00C62AA5"/>
    <w:rsid w:val="00C62C68"/>
    <w:rsid w:val="00C62CB4"/>
    <w:rsid w:val="00C635A2"/>
    <w:rsid w:val="00C64194"/>
    <w:rsid w:val="00C6496E"/>
    <w:rsid w:val="00C64A12"/>
    <w:rsid w:val="00C65298"/>
    <w:rsid w:val="00C658FD"/>
    <w:rsid w:val="00C65902"/>
    <w:rsid w:val="00C65C28"/>
    <w:rsid w:val="00C6646F"/>
    <w:rsid w:val="00C666A8"/>
    <w:rsid w:val="00C66B49"/>
    <w:rsid w:val="00C6745A"/>
    <w:rsid w:val="00C67608"/>
    <w:rsid w:val="00C67A31"/>
    <w:rsid w:val="00C7098C"/>
    <w:rsid w:val="00C71688"/>
    <w:rsid w:val="00C7233E"/>
    <w:rsid w:val="00C726D1"/>
    <w:rsid w:val="00C72F5E"/>
    <w:rsid w:val="00C73CCA"/>
    <w:rsid w:val="00C74214"/>
    <w:rsid w:val="00C74480"/>
    <w:rsid w:val="00C74EEF"/>
    <w:rsid w:val="00C7527D"/>
    <w:rsid w:val="00C753D5"/>
    <w:rsid w:val="00C755EB"/>
    <w:rsid w:val="00C75944"/>
    <w:rsid w:val="00C7623A"/>
    <w:rsid w:val="00C7633F"/>
    <w:rsid w:val="00C767F9"/>
    <w:rsid w:val="00C76AEC"/>
    <w:rsid w:val="00C8078D"/>
    <w:rsid w:val="00C80808"/>
    <w:rsid w:val="00C808B9"/>
    <w:rsid w:val="00C80916"/>
    <w:rsid w:val="00C80936"/>
    <w:rsid w:val="00C816D7"/>
    <w:rsid w:val="00C8173D"/>
    <w:rsid w:val="00C81E58"/>
    <w:rsid w:val="00C8275A"/>
    <w:rsid w:val="00C83006"/>
    <w:rsid w:val="00C830C5"/>
    <w:rsid w:val="00C83106"/>
    <w:rsid w:val="00C83DCC"/>
    <w:rsid w:val="00C841C8"/>
    <w:rsid w:val="00C84223"/>
    <w:rsid w:val="00C844D1"/>
    <w:rsid w:val="00C84BCD"/>
    <w:rsid w:val="00C85589"/>
    <w:rsid w:val="00C85BCE"/>
    <w:rsid w:val="00C85CAA"/>
    <w:rsid w:val="00C85F78"/>
    <w:rsid w:val="00C86007"/>
    <w:rsid w:val="00C86C6B"/>
    <w:rsid w:val="00C87F38"/>
    <w:rsid w:val="00C87F4C"/>
    <w:rsid w:val="00C902F8"/>
    <w:rsid w:val="00C90350"/>
    <w:rsid w:val="00C90D21"/>
    <w:rsid w:val="00C90D47"/>
    <w:rsid w:val="00C913B3"/>
    <w:rsid w:val="00C9145A"/>
    <w:rsid w:val="00C9185F"/>
    <w:rsid w:val="00C91D2A"/>
    <w:rsid w:val="00C925FA"/>
    <w:rsid w:val="00C92C10"/>
    <w:rsid w:val="00C93988"/>
    <w:rsid w:val="00C93DF7"/>
    <w:rsid w:val="00C94C49"/>
    <w:rsid w:val="00C94F00"/>
    <w:rsid w:val="00C95ADA"/>
    <w:rsid w:val="00C96421"/>
    <w:rsid w:val="00C97D78"/>
    <w:rsid w:val="00C97E38"/>
    <w:rsid w:val="00CA092C"/>
    <w:rsid w:val="00CA09B8"/>
    <w:rsid w:val="00CA0A5E"/>
    <w:rsid w:val="00CA0CAD"/>
    <w:rsid w:val="00CA0F33"/>
    <w:rsid w:val="00CA1BC9"/>
    <w:rsid w:val="00CA200E"/>
    <w:rsid w:val="00CA2259"/>
    <w:rsid w:val="00CA227C"/>
    <w:rsid w:val="00CA342A"/>
    <w:rsid w:val="00CA5A30"/>
    <w:rsid w:val="00CA6878"/>
    <w:rsid w:val="00CA6EF9"/>
    <w:rsid w:val="00CA70FD"/>
    <w:rsid w:val="00CA7357"/>
    <w:rsid w:val="00CA735D"/>
    <w:rsid w:val="00CA76A2"/>
    <w:rsid w:val="00CB03E5"/>
    <w:rsid w:val="00CB0BB3"/>
    <w:rsid w:val="00CB12E9"/>
    <w:rsid w:val="00CB16BA"/>
    <w:rsid w:val="00CB220D"/>
    <w:rsid w:val="00CB268E"/>
    <w:rsid w:val="00CB2A03"/>
    <w:rsid w:val="00CB2C73"/>
    <w:rsid w:val="00CB303F"/>
    <w:rsid w:val="00CB3493"/>
    <w:rsid w:val="00CB3CE6"/>
    <w:rsid w:val="00CB3D3B"/>
    <w:rsid w:val="00CB3E86"/>
    <w:rsid w:val="00CB40F9"/>
    <w:rsid w:val="00CB49E5"/>
    <w:rsid w:val="00CB4EC7"/>
    <w:rsid w:val="00CB4FA5"/>
    <w:rsid w:val="00CB5018"/>
    <w:rsid w:val="00CB5083"/>
    <w:rsid w:val="00CB543A"/>
    <w:rsid w:val="00CB5EB9"/>
    <w:rsid w:val="00CB675A"/>
    <w:rsid w:val="00CB6B3E"/>
    <w:rsid w:val="00CB6BDF"/>
    <w:rsid w:val="00CB70DF"/>
    <w:rsid w:val="00CB72B6"/>
    <w:rsid w:val="00CB7863"/>
    <w:rsid w:val="00CB7C7C"/>
    <w:rsid w:val="00CB7C88"/>
    <w:rsid w:val="00CB7FB2"/>
    <w:rsid w:val="00CB7FB3"/>
    <w:rsid w:val="00CC0146"/>
    <w:rsid w:val="00CC029C"/>
    <w:rsid w:val="00CC07A8"/>
    <w:rsid w:val="00CC0B47"/>
    <w:rsid w:val="00CC0B73"/>
    <w:rsid w:val="00CC1071"/>
    <w:rsid w:val="00CC1111"/>
    <w:rsid w:val="00CC1301"/>
    <w:rsid w:val="00CC1BA4"/>
    <w:rsid w:val="00CC1CFA"/>
    <w:rsid w:val="00CC1D9A"/>
    <w:rsid w:val="00CC1F9C"/>
    <w:rsid w:val="00CC269C"/>
    <w:rsid w:val="00CC27EF"/>
    <w:rsid w:val="00CC2915"/>
    <w:rsid w:val="00CC2A19"/>
    <w:rsid w:val="00CC2C97"/>
    <w:rsid w:val="00CC2FD3"/>
    <w:rsid w:val="00CC30B2"/>
    <w:rsid w:val="00CC30D3"/>
    <w:rsid w:val="00CC3726"/>
    <w:rsid w:val="00CC3AAD"/>
    <w:rsid w:val="00CC3BEA"/>
    <w:rsid w:val="00CC4368"/>
    <w:rsid w:val="00CC4BE1"/>
    <w:rsid w:val="00CC4DA6"/>
    <w:rsid w:val="00CC4E80"/>
    <w:rsid w:val="00CC514C"/>
    <w:rsid w:val="00CC561E"/>
    <w:rsid w:val="00CC5A41"/>
    <w:rsid w:val="00CC5FF0"/>
    <w:rsid w:val="00CC610A"/>
    <w:rsid w:val="00CC72BF"/>
    <w:rsid w:val="00CC75CB"/>
    <w:rsid w:val="00CD0576"/>
    <w:rsid w:val="00CD0D12"/>
    <w:rsid w:val="00CD0EFD"/>
    <w:rsid w:val="00CD114F"/>
    <w:rsid w:val="00CD16D9"/>
    <w:rsid w:val="00CD1734"/>
    <w:rsid w:val="00CD1D0A"/>
    <w:rsid w:val="00CD1F5F"/>
    <w:rsid w:val="00CD21B0"/>
    <w:rsid w:val="00CD27D7"/>
    <w:rsid w:val="00CD39C4"/>
    <w:rsid w:val="00CD3DD8"/>
    <w:rsid w:val="00CD500D"/>
    <w:rsid w:val="00CD557C"/>
    <w:rsid w:val="00CD5BD3"/>
    <w:rsid w:val="00CD5DD8"/>
    <w:rsid w:val="00CD6A26"/>
    <w:rsid w:val="00CE0044"/>
    <w:rsid w:val="00CE04D5"/>
    <w:rsid w:val="00CE06DF"/>
    <w:rsid w:val="00CE087B"/>
    <w:rsid w:val="00CE0F8F"/>
    <w:rsid w:val="00CE1538"/>
    <w:rsid w:val="00CE2715"/>
    <w:rsid w:val="00CE29AF"/>
    <w:rsid w:val="00CE2A3A"/>
    <w:rsid w:val="00CE2BEB"/>
    <w:rsid w:val="00CE2D60"/>
    <w:rsid w:val="00CE2DC1"/>
    <w:rsid w:val="00CE2F9F"/>
    <w:rsid w:val="00CE310F"/>
    <w:rsid w:val="00CE3577"/>
    <w:rsid w:val="00CE364F"/>
    <w:rsid w:val="00CE37FD"/>
    <w:rsid w:val="00CE41DA"/>
    <w:rsid w:val="00CE41F9"/>
    <w:rsid w:val="00CE4421"/>
    <w:rsid w:val="00CE4860"/>
    <w:rsid w:val="00CE50E8"/>
    <w:rsid w:val="00CE52FE"/>
    <w:rsid w:val="00CE55AA"/>
    <w:rsid w:val="00CE629F"/>
    <w:rsid w:val="00CE7789"/>
    <w:rsid w:val="00CE7CE7"/>
    <w:rsid w:val="00CF0711"/>
    <w:rsid w:val="00CF0849"/>
    <w:rsid w:val="00CF0A42"/>
    <w:rsid w:val="00CF0AB5"/>
    <w:rsid w:val="00CF0D6F"/>
    <w:rsid w:val="00CF1128"/>
    <w:rsid w:val="00CF117B"/>
    <w:rsid w:val="00CF1243"/>
    <w:rsid w:val="00CF152D"/>
    <w:rsid w:val="00CF1754"/>
    <w:rsid w:val="00CF17BD"/>
    <w:rsid w:val="00CF1999"/>
    <w:rsid w:val="00CF19A7"/>
    <w:rsid w:val="00CF19D6"/>
    <w:rsid w:val="00CF1A6D"/>
    <w:rsid w:val="00CF1ED7"/>
    <w:rsid w:val="00CF2060"/>
    <w:rsid w:val="00CF297B"/>
    <w:rsid w:val="00CF3F61"/>
    <w:rsid w:val="00CF405F"/>
    <w:rsid w:val="00CF42D7"/>
    <w:rsid w:val="00CF457F"/>
    <w:rsid w:val="00CF45E3"/>
    <w:rsid w:val="00CF48E6"/>
    <w:rsid w:val="00CF4CDA"/>
    <w:rsid w:val="00CF5246"/>
    <w:rsid w:val="00CF52A2"/>
    <w:rsid w:val="00CF5408"/>
    <w:rsid w:val="00CF559D"/>
    <w:rsid w:val="00CF5855"/>
    <w:rsid w:val="00CF5C03"/>
    <w:rsid w:val="00CF5CCD"/>
    <w:rsid w:val="00CF6358"/>
    <w:rsid w:val="00CF63C3"/>
    <w:rsid w:val="00CF643F"/>
    <w:rsid w:val="00CF6F25"/>
    <w:rsid w:val="00CF7962"/>
    <w:rsid w:val="00CF7A3A"/>
    <w:rsid w:val="00CF7C63"/>
    <w:rsid w:val="00CF7CE9"/>
    <w:rsid w:val="00D0066A"/>
    <w:rsid w:val="00D007BE"/>
    <w:rsid w:val="00D00C2C"/>
    <w:rsid w:val="00D01FDE"/>
    <w:rsid w:val="00D02640"/>
    <w:rsid w:val="00D02B0D"/>
    <w:rsid w:val="00D02C4B"/>
    <w:rsid w:val="00D02FAA"/>
    <w:rsid w:val="00D0314C"/>
    <w:rsid w:val="00D036AE"/>
    <w:rsid w:val="00D036E3"/>
    <w:rsid w:val="00D038E1"/>
    <w:rsid w:val="00D03B46"/>
    <w:rsid w:val="00D04070"/>
    <w:rsid w:val="00D04511"/>
    <w:rsid w:val="00D045C6"/>
    <w:rsid w:val="00D04E15"/>
    <w:rsid w:val="00D04E8C"/>
    <w:rsid w:val="00D05407"/>
    <w:rsid w:val="00D058A3"/>
    <w:rsid w:val="00D05AAA"/>
    <w:rsid w:val="00D05D36"/>
    <w:rsid w:val="00D05DE8"/>
    <w:rsid w:val="00D05E79"/>
    <w:rsid w:val="00D05EC5"/>
    <w:rsid w:val="00D05FAD"/>
    <w:rsid w:val="00D064DC"/>
    <w:rsid w:val="00D06CC5"/>
    <w:rsid w:val="00D07296"/>
    <w:rsid w:val="00D07E16"/>
    <w:rsid w:val="00D07E43"/>
    <w:rsid w:val="00D10397"/>
    <w:rsid w:val="00D10C0E"/>
    <w:rsid w:val="00D11B23"/>
    <w:rsid w:val="00D11D15"/>
    <w:rsid w:val="00D11D41"/>
    <w:rsid w:val="00D1217E"/>
    <w:rsid w:val="00D12297"/>
    <w:rsid w:val="00D1236F"/>
    <w:rsid w:val="00D12D12"/>
    <w:rsid w:val="00D1312A"/>
    <w:rsid w:val="00D138CF"/>
    <w:rsid w:val="00D13B9B"/>
    <w:rsid w:val="00D13FBD"/>
    <w:rsid w:val="00D14001"/>
    <w:rsid w:val="00D14024"/>
    <w:rsid w:val="00D146A5"/>
    <w:rsid w:val="00D1495D"/>
    <w:rsid w:val="00D15DCA"/>
    <w:rsid w:val="00D15EA5"/>
    <w:rsid w:val="00D16902"/>
    <w:rsid w:val="00D16D05"/>
    <w:rsid w:val="00D16FCD"/>
    <w:rsid w:val="00D170BE"/>
    <w:rsid w:val="00D179F1"/>
    <w:rsid w:val="00D17D05"/>
    <w:rsid w:val="00D2080A"/>
    <w:rsid w:val="00D20DDD"/>
    <w:rsid w:val="00D21482"/>
    <w:rsid w:val="00D21BAE"/>
    <w:rsid w:val="00D21EDC"/>
    <w:rsid w:val="00D2238D"/>
    <w:rsid w:val="00D223A8"/>
    <w:rsid w:val="00D22CDD"/>
    <w:rsid w:val="00D23C80"/>
    <w:rsid w:val="00D243C4"/>
    <w:rsid w:val="00D244C7"/>
    <w:rsid w:val="00D24519"/>
    <w:rsid w:val="00D250C4"/>
    <w:rsid w:val="00D25FAE"/>
    <w:rsid w:val="00D2600C"/>
    <w:rsid w:val="00D267B2"/>
    <w:rsid w:val="00D26D89"/>
    <w:rsid w:val="00D2748E"/>
    <w:rsid w:val="00D27771"/>
    <w:rsid w:val="00D2798E"/>
    <w:rsid w:val="00D27ADD"/>
    <w:rsid w:val="00D27B43"/>
    <w:rsid w:val="00D30487"/>
    <w:rsid w:val="00D30943"/>
    <w:rsid w:val="00D30981"/>
    <w:rsid w:val="00D311BA"/>
    <w:rsid w:val="00D3185E"/>
    <w:rsid w:val="00D31923"/>
    <w:rsid w:val="00D31A6B"/>
    <w:rsid w:val="00D32356"/>
    <w:rsid w:val="00D3253A"/>
    <w:rsid w:val="00D32B57"/>
    <w:rsid w:val="00D32B7C"/>
    <w:rsid w:val="00D33080"/>
    <w:rsid w:val="00D33363"/>
    <w:rsid w:val="00D33E4E"/>
    <w:rsid w:val="00D33EE1"/>
    <w:rsid w:val="00D343DB"/>
    <w:rsid w:val="00D3453D"/>
    <w:rsid w:val="00D34682"/>
    <w:rsid w:val="00D346D3"/>
    <w:rsid w:val="00D35381"/>
    <w:rsid w:val="00D35553"/>
    <w:rsid w:val="00D35C7B"/>
    <w:rsid w:val="00D36652"/>
    <w:rsid w:val="00D36E4B"/>
    <w:rsid w:val="00D37D9F"/>
    <w:rsid w:val="00D401BF"/>
    <w:rsid w:val="00D40841"/>
    <w:rsid w:val="00D40BA9"/>
    <w:rsid w:val="00D40C19"/>
    <w:rsid w:val="00D40FF6"/>
    <w:rsid w:val="00D411C1"/>
    <w:rsid w:val="00D42012"/>
    <w:rsid w:val="00D42444"/>
    <w:rsid w:val="00D42A35"/>
    <w:rsid w:val="00D42D5D"/>
    <w:rsid w:val="00D42E51"/>
    <w:rsid w:val="00D4493D"/>
    <w:rsid w:val="00D44D5D"/>
    <w:rsid w:val="00D44F17"/>
    <w:rsid w:val="00D450E5"/>
    <w:rsid w:val="00D454DC"/>
    <w:rsid w:val="00D455FB"/>
    <w:rsid w:val="00D4596B"/>
    <w:rsid w:val="00D45B3E"/>
    <w:rsid w:val="00D45B56"/>
    <w:rsid w:val="00D45C2D"/>
    <w:rsid w:val="00D45DB9"/>
    <w:rsid w:val="00D46606"/>
    <w:rsid w:val="00D46A89"/>
    <w:rsid w:val="00D473D4"/>
    <w:rsid w:val="00D47776"/>
    <w:rsid w:val="00D478F7"/>
    <w:rsid w:val="00D47BB1"/>
    <w:rsid w:val="00D50080"/>
    <w:rsid w:val="00D5073C"/>
    <w:rsid w:val="00D50866"/>
    <w:rsid w:val="00D5087F"/>
    <w:rsid w:val="00D508AD"/>
    <w:rsid w:val="00D50C1B"/>
    <w:rsid w:val="00D50DC5"/>
    <w:rsid w:val="00D50E38"/>
    <w:rsid w:val="00D50E92"/>
    <w:rsid w:val="00D50EC0"/>
    <w:rsid w:val="00D51F98"/>
    <w:rsid w:val="00D52306"/>
    <w:rsid w:val="00D52481"/>
    <w:rsid w:val="00D52935"/>
    <w:rsid w:val="00D52A24"/>
    <w:rsid w:val="00D52B8E"/>
    <w:rsid w:val="00D52EBA"/>
    <w:rsid w:val="00D52EE6"/>
    <w:rsid w:val="00D535EE"/>
    <w:rsid w:val="00D53B7F"/>
    <w:rsid w:val="00D53F22"/>
    <w:rsid w:val="00D55059"/>
    <w:rsid w:val="00D559D3"/>
    <w:rsid w:val="00D55D12"/>
    <w:rsid w:val="00D55DDB"/>
    <w:rsid w:val="00D563FD"/>
    <w:rsid w:val="00D56501"/>
    <w:rsid w:val="00D56E50"/>
    <w:rsid w:val="00D57300"/>
    <w:rsid w:val="00D57F9F"/>
    <w:rsid w:val="00D602C2"/>
    <w:rsid w:val="00D60805"/>
    <w:rsid w:val="00D60853"/>
    <w:rsid w:val="00D6105F"/>
    <w:rsid w:val="00D6112B"/>
    <w:rsid w:val="00D618D1"/>
    <w:rsid w:val="00D61D6D"/>
    <w:rsid w:val="00D62433"/>
    <w:rsid w:val="00D6277B"/>
    <w:rsid w:val="00D62B03"/>
    <w:rsid w:val="00D62E56"/>
    <w:rsid w:val="00D634C7"/>
    <w:rsid w:val="00D63DA2"/>
    <w:rsid w:val="00D63E8E"/>
    <w:rsid w:val="00D6450B"/>
    <w:rsid w:val="00D64717"/>
    <w:rsid w:val="00D64863"/>
    <w:rsid w:val="00D64B0D"/>
    <w:rsid w:val="00D64D90"/>
    <w:rsid w:val="00D65C9C"/>
    <w:rsid w:val="00D6610C"/>
    <w:rsid w:val="00D671CF"/>
    <w:rsid w:val="00D6724D"/>
    <w:rsid w:val="00D67374"/>
    <w:rsid w:val="00D6739C"/>
    <w:rsid w:val="00D67528"/>
    <w:rsid w:val="00D676BF"/>
    <w:rsid w:val="00D67C24"/>
    <w:rsid w:val="00D67C37"/>
    <w:rsid w:val="00D7057A"/>
    <w:rsid w:val="00D7067D"/>
    <w:rsid w:val="00D70C96"/>
    <w:rsid w:val="00D70D39"/>
    <w:rsid w:val="00D7198F"/>
    <w:rsid w:val="00D71D3B"/>
    <w:rsid w:val="00D71EE3"/>
    <w:rsid w:val="00D72AB8"/>
    <w:rsid w:val="00D734B4"/>
    <w:rsid w:val="00D735F4"/>
    <w:rsid w:val="00D73A0F"/>
    <w:rsid w:val="00D73A11"/>
    <w:rsid w:val="00D73A6D"/>
    <w:rsid w:val="00D73CD2"/>
    <w:rsid w:val="00D73D64"/>
    <w:rsid w:val="00D73FD2"/>
    <w:rsid w:val="00D7405E"/>
    <w:rsid w:val="00D747F2"/>
    <w:rsid w:val="00D74B2C"/>
    <w:rsid w:val="00D74FAC"/>
    <w:rsid w:val="00D757B4"/>
    <w:rsid w:val="00D75A2D"/>
    <w:rsid w:val="00D763D0"/>
    <w:rsid w:val="00D76FAE"/>
    <w:rsid w:val="00D7784C"/>
    <w:rsid w:val="00D801FE"/>
    <w:rsid w:val="00D80261"/>
    <w:rsid w:val="00D80C05"/>
    <w:rsid w:val="00D8140E"/>
    <w:rsid w:val="00D820EC"/>
    <w:rsid w:val="00D827FF"/>
    <w:rsid w:val="00D82B77"/>
    <w:rsid w:val="00D82E3D"/>
    <w:rsid w:val="00D831A7"/>
    <w:rsid w:val="00D8328E"/>
    <w:rsid w:val="00D83684"/>
    <w:rsid w:val="00D83760"/>
    <w:rsid w:val="00D8378F"/>
    <w:rsid w:val="00D83AA0"/>
    <w:rsid w:val="00D83EDB"/>
    <w:rsid w:val="00D84460"/>
    <w:rsid w:val="00D84688"/>
    <w:rsid w:val="00D848AC"/>
    <w:rsid w:val="00D85522"/>
    <w:rsid w:val="00D85B70"/>
    <w:rsid w:val="00D85D42"/>
    <w:rsid w:val="00D85F67"/>
    <w:rsid w:val="00D86085"/>
    <w:rsid w:val="00D86861"/>
    <w:rsid w:val="00D86D42"/>
    <w:rsid w:val="00D87003"/>
    <w:rsid w:val="00D876B0"/>
    <w:rsid w:val="00D87A05"/>
    <w:rsid w:val="00D87B87"/>
    <w:rsid w:val="00D90796"/>
    <w:rsid w:val="00D908B8"/>
    <w:rsid w:val="00D90ACB"/>
    <w:rsid w:val="00D90D8D"/>
    <w:rsid w:val="00D90E92"/>
    <w:rsid w:val="00D910C0"/>
    <w:rsid w:val="00D911F7"/>
    <w:rsid w:val="00D9139D"/>
    <w:rsid w:val="00D91813"/>
    <w:rsid w:val="00D9189A"/>
    <w:rsid w:val="00D92233"/>
    <w:rsid w:val="00D924BD"/>
    <w:rsid w:val="00D930C1"/>
    <w:rsid w:val="00D93111"/>
    <w:rsid w:val="00D936E8"/>
    <w:rsid w:val="00D93F59"/>
    <w:rsid w:val="00D940F5"/>
    <w:rsid w:val="00D943C4"/>
    <w:rsid w:val="00D9469E"/>
    <w:rsid w:val="00D94E48"/>
    <w:rsid w:val="00D94EAF"/>
    <w:rsid w:val="00D95406"/>
    <w:rsid w:val="00D95681"/>
    <w:rsid w:val="00D959D1"/>
    <w:rsid w:val="00D9637A"/>
    <w:rsid w:val="00D96AC0"/>
    <w:rsid w:val="00D96F6B"/>
    <w:rsid w:val="00D96FC8"/>
    <w:rsid w:val="00D97450"/>
    <w:rsid w:val="00D97BB9"/>
    <w:rsid w:val="00D97FB4"/>
    <w:rsid w:val="00DA0197"/>
    <w:rsid w:val="00DA026B"/>
    <w:rsid w:val="00DA0D7F"/>
    <w:rsid w:val="00DA11BA"/>
    <w:rsid w:val="00DA143A"/>
    <w:rsid w:val="00DA17DD"/>
    <w:rsid w:val="00DA1F19"/>
    <w:rsid w:val="00DA1F82"/>
    <w:rsid w:val="00DA20CA"/>
    <w:rsid w:val="00DA20F5"/>
    <w:rsid w:val="00DA2B3F"/>
    <w:rsid w:val="00DA45C9"/>
    <w:rsid w:val="00DA4F8D"/>
    <w:rsid w:val="00DA55A1"/>
    <w:rsid w:val="00DA62C9"/>
    <w:rsid w:val="00DA6571"/>
    <w:rsid w:val="00DA6E24"/>
    <w:rsid w:val="00DA7521"/>
    <w:rsid w:val="00DA7AFC"/>
    <w:rsid w:val="00DA7B15"/>
    <w:rsid w:val="00DB02DA"/>
    <w:rsid w:val="00DB0B04"/>
    <w:rsid w:val="00DB0D61"/>
    <w:rsid w:val="00DB0FA4"/>
    <w:rsid w:val="00DB12F1"/>
    <w:rsid w:val="00DB1FD4"/>
    <w:rsid w:val="00DB273D"/>
    <w:rsid w:val="00DB2E24"/>
    <w:rsid w:val="00DB4118"/>
    <w:rsid w:val="00DB41A7"/>
    <w:rsid w:val="00DB4815"/>
    <w:rsid w:val="00DB4AB5"/>
    <w:rsid w:val="00DB4FCD"/>
    <w:rsid w:val="00DB5420"/>
    <w:rsid w:val="00DB587C"/>
    <w:rsid w:val="00DB5EA7"/>
    <w:rsid w:val="00DB5FB7"/>
    <w:rsid w:val="00DB6211"/>
    <w:rsid w:val="00DB62D3"/>
    <w:rsid w:val="00DB6CD6"/>
    <w:rsid w:val="00DB76FB"/>
    <w:rsid w:val="00DB7923"/>
    <w:rsid w:val="00DB7E27"/>
    <w:rsid w:val="00DC0168"/>
    <w:rsid w:val="00DC03C9"/>
    <w:rsid w:val="00DC0449"/>
    <w:rsid w:val="00DC0529"/>
    <w:rsid w:val="00DC05FE"/>
    <w:rsid w:val="00DC09DB"/>
    <w:rsid w:val="00DC0D1D"/>
    <w:rsid w:val="00DC1505"/>
    <w:rsid w:val="00DC153C"/>
    <w:rsid w:val="00DC1767"/>
    <w:rsid w:val="00DC18D5"/>
    <w:rsid w:val="00DC1BAE"/>
    <w:rsid w:val="00DC241D"/>
    <w:rsid w:val="00DC2CB8"/>
    <w:rsid w:val="00DC3675"/>
    <w:rsid w:val="00DC3BDB"/>
    <w:rsid w:val="00DC43BA"/>
    <w:rsid w:val="00DC471B"/>
    <w:rsid w:val="00DC4B32"/>
    <w:rsid w:val="00DC527F"/>
    <w:rsid w:val="00DC5879"/>
    <w:rsid w:val="00DC5B0B"/>
    <w:rsid w:val="00DC5C72"/>
    <w:rsid w:val="00DC74E7"/>
    <w:rsid w:val="00DC77E5"/>
    <w:rsid w:val="00DC7CF6"/>
    <w:rsid w:val="00DC7E07"/>
    <w:rsid w:val="00DC7E82"/>
    <w:rsid w:val="00DC7F4B"/>
    <w:rsid w:val="00DD0161"/>
    <w:rsid w:val="00DD0171"/>
    <w:rsid w:val="00DD0409"/>
    <w:rsid w:val="00DD0E0E"/>
    <w:rsid w:val="00DD16C3"/>
    <w:rsid w:val="00DD175C"/>
    <w:rsid w:val="00DD1F3B"/>
    <w:rsid w:val="00DD1F53"/>
    <w:rsid w:val="00DD206C"/>
    <w:rsid w:val="00DD20DD"/>
    <w:rsid w:val="00DD22EE"/>
    <w:rsid w:val="00DD266A"/>
    <w:rsid w:val="00DD292C"/>
    <w:rsid w:val="00DD387F"/>
    <w:rsid w:val="00DD4811"/>
    <w:rsid w:val="00DD48C0"/>
    <w:rsid w:val="00DD51C3"/>
    <w:rsid w:val="00DD5858"/>
    <w:rsid w:val="00DD59E5"/>
    <w:rsid w:val="00DD59E6"/>
    <w:rsid w:val="00DD5B99"/>
    <w:rsid w:val="00DD5F69"/>
    <w:rsid w:val="00DD5F6B"/>
    <w:rsid w:val="00DD6BF5"/>
    <w:rsid w:val="00DD727A"/>
    <w:rsid w:val="00DD7376"/>
    <w:rsid w:val="00DD73FB"/>
    <w:rsid w:val="00DD7496"/>
    <w:rsid w:val="00DD7856"/>
    <w:rsid w:val="00DD7AAB"/>
    <w:rsid w:val="00DD7CF2"/>
    <w:rsid w:val="00DD7F2C"/>
    <w:rsid w:val="00DE0020"/>
    <w:rsid w:val="00DE0101"/>
    <w:rsid w:val="00DE025C"/>
    <w:rsid w:val="00DE0553"/>
    <w:rsid w:val="00DE09B8"/>
    <w:rsid w:val="00DE0A35"/>
    <w:rsid w:val="00DE0AA5"/>
    <w:rsid w:val="00DE0E85"/>
    <w:rsid w:val="00DE0EF3"/>
    <w:rsid w:val="00DE1234"/>
    <w:rsid w:val="00DE3041"/>
    <w:rsid w:val="00DE3102"/>
    <w:rsid w:val="00DE393E"/>
    <w:rsid w:val="00DE3F37"/>
    <w:rsid w:val="00DE4204"/>
    <w:rsid w:val="00DE476B"/>
    <w:rsid w:val="00DE48B0"/>
    <w:rsid w:val="00DE48F6"/>
    <w:rsid w:val="00DE51E1"/>
    <w:rsid w:val="00DE5F04"/>
    <w:rsid w:val="00DE6056"/>
    <w:rsid w:val="00DE72B4"/>
    <w:rsid w:val="00DF054C"/>
    <w:rsid w:val="00DF0635"/>
    <w:rsid w:val="00DF06F1"/>
    <w:rsid w:val="00DF082A"/>
    <w:rsid w:val="00DF0A8E"/>
    <w:rsid w:val="00DF1014"/>
    <w:rsid w:val="00DF1B72"/>
    <w:rsid w:val="00DF2398"/>
    <w:rsid w:val="00DF23AB"/>
    <w:rsid w:val="00DF260A"/>
    <w:rsid w:val="00DF2638"/>
    <w:rsid w:val="00DF28F1"/>
    <w:rsid w:val="00DF2A25"/>
    <w:rsid w:val="00DF2B44"/>
    <w:rsid w:val="00DF2C22"/>
    <w:rsid w:val="00DF2CD3"/>
    <w:rsid w:val="00DF2E84"/>
    <w:rsid w:val="00DF312D"/>
    <w:rsid w:val="00DF32A2"/>
    <w:rsid w:val="00DF38A0"/>
    <w:rsid w:val="00DF39F9"/>
    <w:rsid w:val="00DF3FBC"/>
    <w:rsid w:val="00DF3FF8"/>
    <w:rsid w:val="00DF46FB"/>
    <w:rsid w:val="00DF4BC1"/>
    <w:rsid w:val="00DF53EB"/>
    <w:rsid w:val="00DF561D"/>
    <w:rsid w:val="00DF5710"/>
    <w:rsid w:val="00DF5D58"/>
    <w:rsid w:val="00DF5F7F"/>
    <w:rsid w:val="00DF6B8D"/>
    <w:rsid w:val="00DF6E23"/>
    <w:rsid w:val="00DF7242"/>
    <w:rsid w:val="00DF79A8"/>
    <w:rsid w:val="00E00219"/>
    <w:rsid w:val="00E00393"/>
    <w:rsid w:val="00E004AC"/>
    <w:rsid w:val="00E0071B"/>
    <w:rsid w:val="00E007C0"/>
    <w:rsid w:val="00E008BA"/>
    <w:rsid w:val="00E00AB7"/>
    <w:rsid w:val="00E00E26"/>
    <w:rsid w:val="00E00E92"/>
    <w:rsid w:val="00E01668"/>
    <w:rsid w:val="00E01896"/>
    <w:rsid w:val="00E01DBE"/>
    <w:rsid w:val="00E01DFF"/>
    <w:rsid w:val="00E01E75"/>
    <w:rsid w:val="00E025F1"/>
    <w:rsid w:val="00E028F2"/>
    <w:rsid w:val="00E02C0B"/>
    <w:rsid w:val="00E02EFE"/>
    <w:rsid w:val="00E0327B"/>
    <w:rsid w:val="00E032F9"/>
    <w:rsid w:val="00E033FB"/>
    <w:rsid w:val="00E03B16"/>
    <w:rsid w:val="00E03CAA"/>
    <w:rsid w:val="00E03E01"/>
    <w:rsid w:val="00E04388"/>
    <w:rsid w:val="00E049CB"/>
    <w:rsid w:val="00E04E12"/>
    <w:rsid w:val="00E0517A"/>
    <w:rsid w:val="00E051AD"/>
    <w:rsid w:val="00E0541E"/>
    <w:rsid w:val="00E057F9"/>
    <w:rsid w:val="00E061B5"/>
    <w:rsid w:val="00E0632A"/>
    <w:rsid w:val="00E06525"/>
    <w:rsid w:val="00E0652D"/>
    <w:rsid w:val="00E0685D"/>
    <w:rsid w:val="00E06B9A"/>
    <w:rsid w:val="00E07546"/>
    <w:rsid w:val="00E07E4D"/>
    <w:rsid w:val="00E1002A"/>
    <w:rsid w:val="00E102CC"/>
    <w:rsid w:val="00E105C6"/>
    <w:rsid w:val="00E105EA"/>
    <w:rsid w:val="00E10BFD"/>
    <w:rsid w:val="00E10F8B"/>
    <w:rsid w:val="00E110BE"/>
    <w:rsid w:val="00E11180"/>
    <w:rsid w:val="00E11612"/>
    <w:rsid w:val="00E11FE5"/>
    <w:rsid w:val="00E1209B"/>
    <w:rsid w:val="00E120E0"/>
    <w:rsid w:val="00E12670"/>
    <w:rsid w:val="00E12E03"/>
    <w:rsid w:val="00E13253"/>
    <w:rsid w:val="00E13F29"/>
    <w:rsid w:val="00E14045"/>
    <w:rsid w:val="00E14313"/>
    <w:rsid w:val="00E145C7"/>
    <w:rsid w:val="00E14A30"/>
    <w:rsid w:val="00E14E3D"/>
    <w:rsid w:val="00E1524F"/>
    <w:rsid w:val="00E1525B"/>
    <w:rsid w:val="00E152D7"/>
    <w:rsid w:val="00E15655"/>
    <w:rsid w:val="00E15697"/>
    <w:rsid w:val="00E15D70"/>
    <w:rsid w:val="00E15E5D"/>
    <w:rsid w:val="00E15F07"/>
    <w:rsid w:val="00E15F4F"/>
    <w:rsid w:val="00E161C7"/>
    <w:rsid w:val="00E16A14"/>
    <w:rsid w:val="00E16A35"/>
    <w:rsid w:val="00E16FD4"/>
    <w:rsid w:val="00E17579"/>
    <w:rsid w:val="00E1777D"/>
    <w:rsid w:val="00E17D5F"/>
    <w:rsid w:val="00E2059C"/>
    <w:rsid w:val="00E208CD"/>
    <w:rsid w:val="00E20ECD"/>
    <w:rsid w:val="00E2171E"/>
    <w:rsid w:val="00E21FB0"/>
    <w:rsid w:val="00E2253D"/>
    <w:rsid w:val="00E22C7D"/>
    <w:rsid w:val="00E22FE8"/>
    <w:rsid w:val="00E234E6"/>
    <w:rsid w:val="00E23555"/>
    <w:rsid w:val="00E235D8"/>
    <w:rsid w:val="00E23AE6"/>
    <w:rsid w:val="00E23C26"/>
    <w:rsid w:val="00E244DD"/>
    <w:rsid w:val="00E245B9"/>
    <w:rsid w:val="00E246C2"/>
    <w:rsid w:val="00E24B2B"/>
    <w:rsid w:val="00E24B54"/>
    <w:rsid w:val="00E24C4D"/>
    <w:rsid w:val="00E24F75"/>
    <w:rsid w:val="00E25024"/>
    <w:rsid w:val="00E251AD"/>
    <w:rsid w:val="00E255AB"/>
    <w:rsid w:val="00E2595A"/>
    <w:rsid w:val="00E25A52"/>
    <w:rsid w:val="00E25A93"/>
    <w:rsid w:val="00E26374"/>
    <w:rsid w:val="00E263EF"/>
    <w:rsid w:val="00E2641F"/>
    <w:rsid w:val="00E267B4"/>
    <w:rsid w:val="00E26841"/>
    <w:rsid w:val="00E26901"/>
    <w:rsid w:val="00E275F5"/>
    <w:rsid w:val="00E2797C"/>
    <w:rsid w:val="00E27988"/>
    <w:rsid w:val="00E302CA"/>
    <w:rsid w:val="00E30532"/>
    <w:rsid w:val="00E30778"/>
    <w:rsid w:val="00E30F97"/>
    <w:rsid w:val="00E31A43"/>
    <w:rsid w:val="00E31F94"/>
    <w:rsid w:val="00E32275"/>
    <w:rsid w:val="00E32292"/>
    <w:rsid w:val="00E32391"/>
    <w:rsid w:val="00E32A1A"/>
    <w:rsid w:val="00E3347C"/>
    <w:rsid w:val="00E33502"/>
    <w:rsid w:val="00E33670"/>
    <w:rsid w:val="00E3399B"/>
    <w:rsid w:val="00E33BB9"/>
    <w:rsid w:val="00E33EB0"/>
    <w:rsid w:val="00E33F4D"/>
    <w:rsid w:val="00E3422A"/>
    <w:rsid w:val="00E343C2"/>
    <w:rsid w:val="00E345CF"/>
    <w:rsid w:val="00E34EF8"/>
    <w:rsid w:val="00E354CF"/>
    <w:rsid w:val="00E35554"/>
    <w:rsid w:val="00E3572C"/>
    <w:rsid w:val="00E35F33"/>
    <w:rsid w:val="00E36262"/>
    <w:rsid w:val="00E36375"/>
    <w:rsid w:val="00E36EBF"/>
    <w:rsid w:val="00E37C06"/>
    <w:rsid w:val="00E37FC4"/>
    <w:rsid w:val="00E402F8"/>
    <w:rsid w:val="00E4051F"/>
    <w:rsid w:val="00E41689"/>
    <w:rsid w:val="00E418DF"/>
    <w:rsid w:val="00E421CC"/>
    <w:rsid w:val="00E422F4"/>
    <w:rsid w:val="00E424BC"/>
    <w:rsid w:val="00E42C78"/>
    <w:rsid w:val="00E42D97"/>
    <w:rsid w:val="00E42EB8"/>
    <w:rsid w:val="00E43282"/>
    <w:rsid w:val="00E43A97"/>
    <w:rsid w:val="00E440B2"/>
    <w:rsid w:val="00E445F9"/>
    <w:rsid w:val="00E44A87"/>
    <w:rsid w:val="00E44AE4"/>
    <w:rsid w:val="00E44C37"/>
    <w:rsid w:val="00E44EE6"/>
    <w:rsid w:val="00E44F57"/>
    <w:rsid w:val="00E45589"/>
    <w:rsid w:val="00E45AC7"/>
    <w:rsid w:val="00E45BF0"/>
    <w:rsid w:val="00E46975"/>
    <w:rsid w:val="00E46AD1"/>
    <w:rsid w:val="00E470EA"/>
    <w:rsid w:val="00E47303"/>
    <w:rsid w:val="00E4736C"/>
    <w:rsid w:val="00E47595"/>
    <w:rsid w:val="00E47766"/>
    <w:rsid w:val="00E504B3"/>
    <w:rsid w:val="00E50786"/>
    <w:rsid w:val="00E50A22"/>
    <w:rsid w:val="00E514A0"/>
    <w:rsid w:val="00E51698"/>
    <w:rsid w:val="00E519E7"/>
    <w:rsid w:val="00E51B88"/>
    <w:rsid w:val="00E51FC4"/>
    <w:rsid w:val="00E5226E"/>
    <w:rsid w:val="00E526E6"/>
    <w:rsid w:val="00E52D38"/>
    <w:rsid w:val="00E531A3"/>
    <w:rsid w:val="00E532F5"/>
    <w:rsid w:val="00E539DD"/>
    <w:rsid w:val="00E53EFC"/>
    <w:rsid w:val="00E5418C"/>
    <w:rsid w:val="00E543F2"/>
    <w:rsid w:val="00E54531"/>
    <w:rsid w:val="00E54B36"/>
    <w:rsid w:val="00E54B6F"/>
    <w:rsid w:val="00E55007"/>
    <w:rsid w:val="00E5539C"/>
    <w:rsid w:val="00E55CAD"/>
    <w:rsid w:val="00E55F06"/>
    <w:rsid w:val="00E57028"/>
    <w:rsid w:val="00E5736C"/>
    <w:rsid w:val="00E574BB"/>
    <w:rsid w:val="00E575F2"/>
    <w:rsid w:val="00E57634"/>
    <w:rsid w:val="00E5783B"/>
    <w:rsid w:val="00E5792B"/>
    <w:rsid w:val="00E57D0B"/>
    <w:rsid w:val="00E57DD3"/>
    <w:rsid w:val="00E600AB"/>
    <w:rsid w:val="00E601FA"/>
    <w:rsid w:val="00E6033D"/>
    <w:rsid w:val="00E605E5"/>
    <w:rsid w:val="00E6070B"/>
    <w:rsid w:val="00E60F4A"/>
    <w:rsid w:val="00E61234"/>
    <w:rsid w:val="00E61686"/>
    <w:rsid w:val="00E6176F"/>
    <w:rsid w:val="00E61977"/>
    <w:rsid w:val="00E619F2"/>
    <w:rsid w:val="00E61C68"/>
    <w:rsid w:val="00E621CC"/>
    <w:rsid w:val="00E6229E"/>
    <w:rsid w:val="00E629C1"/>
    <w:rsid w:val="00E62AC2"/>
    <w:rsid w:val="00E630BB"/>
    <w:rsid w:val="00E63376"/>
    <w:rsid w:val="00E64A7A"/>
    <w:rsid w:val="00E64E69"/>
    <w:rsid w:val="00E64F33"/>
    <w:rsid w:val="00E64FA4"/>
    <w:rsid w:val="00E65B0B"/>
    <w:rsid w:val="00E65F8D"/>
    <w:rsid w:val="00E660D2"/>
    <w:rsid w:val="00E664F0"/>
    <w:rsid w:val="00E665D1"/>
    <w:rsid w:val="00E668E1"/>
    <w:rsid w:val="00E66AB5"/>
    <w:rsid w:val="00E66B9D"/>
    <w:rsid w:val="00E6739D"/>
    <w:rsid w:val="00E679A2"/>
    <w:rsid w:val="00E67D5A"/>
    <w:rsid w:val="00E7034B"/>
    <w:rsid w:val="00E703FF"/>
    <w:rsid w:val="00E704EB"/>
    <w:rsid w:val="00E70A12"/>
    <w:rsid w:val="00E70B75"/>
    <w:rsid w:val="00E70BC0"/>
    <w:rsid w:val="00E70CA6"/>
    <w:rsid w:val="00E70CC4"/>
    <w:rsid w:val="00E726A9"/>
    <w:rsid w:val="00E72761"/>
    <w:rsid w:val="00E72CB7"/>
    <w:rsid w:val="00E73547"/>
    <w:rsid w:val="00E73BC3"/>
    <w:rsid w:val="00E73F96"/>
    <w:rsid w:val="00E7406E"/>
    <w:rsid w:val="00E74100"/>
    <w:rsid w:val="00E74856"/>
    <w:rsid w:val="00E74FFE"/>
    <w:rsid w:val="00E75497"/>
    <w:rsid w:val="00E7556C"/>
    <w:rsid w:val="00E75729"/>
    <w:rsid w:val="00E7573E"/>
    <w:rsid w:val="00E7623C"/>
    <w:rsid w:val="00E76245"/>
    <w:rsid w:val="00E76350"/>
    <w:rsid w:val="00E763A4"/>
    <w:rsid w:val="00E7694A"/>
    <w:rsid w:val="00E769B4"/>
    <w:rsid w:val="00E769D6"/>
    <w:rsid w:val="00E76CD9"/>
    <w:rsid w:val="00E76FF2"/>
    <w:rsid w:val="00E7788A"/>
    <w:rsid w:val="00E778AB"/>
    <w:rsid w:val="00E77CF7"/>
    <w:rsid w:val="00E77DAD"/>
    <w:rsid w:val="00E80952"/>
    <w:rsid w:val="00E8123B"/>
    <w:rsid w:val="00E81806"/>
    <w:rsid w:val="00E81CCE"/>
    <w:rsid w:val="00E81E95"/>
    <w:rsid w:val="00E81FE4"/>
    <w:rsid w:val="00E82109"/>
    <w:rsid w:val="00E82535"/>
    <w:rsid w:val="00E82E78"/>
    <w:rsid w:val="00E82F61"/>
    <w:rsid w:val="00E82FB5"/>
    <w:rsid w:val="00E839E0"/>
    <w:rsid w:val="00E83B1D"/>
    <w:rsid w:val="00E83EC7"/>
    <w:rsid w:val="00E84958"/>
    <w:rsid w:val="00E84E00"/>
    <w:rsid w:val="00E84F08"/>
    <w:rsid w:val="00E85074"/>
    <w:rsid w:val="00E851BB"/>
    <w:rsid w:val="00E85ED8"/>
    <w:rsid w:val="00E865F4"/>
    <w:rsid w:val="00E86859"/>
    <w:rsid w:val="00E87304"/>
    <w:rsid w:val="00E87A40"/>
    <w:rsid w:val="00E87C28"/>
    <w:rsid w:val="00E9005A"/>
    <w:rsid w:val="00E9024A"/>
    <w:rsid w:val="00E9080C"/>
    <w:rsid w:val="00E913D6"/>
    <w:rsid w:val="00E91F11"/>
    <w:rsid w:val="00E92633"/>
    <w:rsid w:val="00E92878"/>
    <w:rsid w:val="00E92BED"/>
    <w:rsid w:val="00E92DD8"/>
    <w:rsid w:val="00E92DF9"/>
    <w:rsid w:val="00E92F9D"/>
    <w:rsid w:val="00E93121"/>
    <w:rsid w:val="00E949CA"/>
    <w:rsid w:val="00E94B5D"/>
    <w:rsid w:val="00E94D37"/>
    <w:rsid w:val="00E94E92"/>
    <w:rsid w:val="00E95FB7"/>
    <w:rsid w:val="00E9638A"/>
    <w:rsid w:val="00E96444"/>
    <w:rsid w:val="00E964E4"/>
    <w:rsid w:val="00E97368"/>
    <w:rsid w:val="00EA03B5"/>
    <w:rsid w:val="00EA10DB"/>
    <w:rsid w:val="00EA171B"/>
    <w:rsid w:val="00EA18A5"/>
    <w:rsid w:val="00EA1917"/>
    <w:rsid w:val="00EA1991"/>
    <w:rsid w:val="00EA242E"/>
    <w:rsid w:val="00EA252B"/>
    <w:rsid w:val="00EA253B"/>
    <w:rsid w:val="00EA2CD0"/>
    <w:rsid w:val="00EA2DDC"/>
    <w:rsid w:val="00EA305A"/>
    <w:rsid w:val="00EA3408"/>
    <w:rsid w:val="00EA4A09"/>
    <w:rsid w:val="00EA526A"/>
    <w:rsid w:val="00EA5467"/>
    <w:rsid w:val="00EA5752"/>
    <w:rsid w:val="00EA591F"/>
    <w:rsid w:val="00EA60D3"/>
    <w:rsid w:val="00EA69C7"/>
    <w:rsid w:val="00EA6C2C"/>
    <w:rsid w:val="00EA71AD"/>
    <w:rsid w:val="00EA726C"/>
    <w:rsid w:val="00EA73BE"/>
    <w:rsid w:val="00EA7BB7"/>
    <w:rsid w:val="00EA7E6F"/>
    <w:rsid w:val="00EA7EE7"/>
    <w:rsid w:val="00EA7EF1"/>
    <w:rsid w:val="00EA7F41"/>
    <w:rsid w:val="00EB047F"/>
    <w:rsid w:val="00EB04F4"/>
    <w:rsid w:val="00EB112D"/>
    <w:rsid w:val="00EB11DD"/>
    <w:rsid w:val="00EB1212"/>
    <w:rsid w:val="00EB2674"/>
    <w:rsid w:val="00EB2938"/>
    <w:rsid w:val="00EB2F1D"/>
    <w:rsid w:val="00EB3EA7"/>
    <w:rsid w:val="00EB4593"/>
    <w:rsid w:val="00EB4B28"/>
    <w:rsid w:val="00EB4D51"/>
    <w:rsid w:val="00EB4F13"/>
    <w:rsid w:val="00EB5D85"/>
    <w:rsid w:val="00EB6187"/>
    <w:rsid w:val="00EB63AC"/>
    <w:rsid w:val="00EB6531"/>
    <w:rsid w:val="00EB6798"/>
    <w:rsid w:val="00EB6CA5"/>
    <w:rsid w:val="00EB76CF"/>
    <w:rsid w:val="00EC01BE"/>
    <w:rsid w:val="00EC033A"/>
    <w:rsid w:val="00EC080E"/>
    <w:rsid w:val="00EC0E64"/>
    <w:rsid w:val="00EC2183"/>
    <w:rsid w:val="00EC225A"/>
    <w:rsid w:val="00EC2EE2"/>
    <w:rsid w:val="00EC4FC4"/>
    <w:rsid w:val="00EC6946"/>
    <w:rsid w:val="00EC69B9"/>
    <w:rsid w:val="00EC6C29"/>
    <w:rsid w:val="00EC6F85"/>
    <w:rsid w:val="00EC708E"/>
    <w:rsid w:val="00EC75B4"/>
    <w:rsid w:val="00EC77C1"/>
    <w:rsid w:val="00EC78E8"/>
    <w:rsid w:val="00ED04B6"/>
    <w:rsid w:val="00ED06FF"/>
    <w:rsid w:val="00ED0746"/>
    <w:rsid w:val="00ED0799"/>
    <w:rsid w:val="00ED0860"/>
    <w:rsid w:val="00ED0DCB"/>
    <w:rsid w:val="00ED0E34"/>
    <w:rsid w:val="00ED1996"/>
    <w:rsid w:val="00ED1A47"/>
    <w:rsid w:val="00ED1BC4"/>
    <w:rsid w:val="00ED1CDE"/>
    <w:rsid w:val="00ED24F9"/>
    <w:rsid w:val="00ED2BCD"/>
    <w:rsid w:val="00ED2C3F"/>
    <w:rsid w:val="00ED3098"/>
    <w:rsid w:val="00ED33BA"/>
    <w:rsid w:val="00ED38C8"/>
    <w:rsid w:val="00ED4197"/>
    <w:rsid w:val="00ED45E2"/>
    <w:rsid w:val="00ED4736"/>
    <w:rsid w:val="00ED4802"/>
    <w:rsid w:val="00ED5213"/>
    <w:rsid w:val="00ED52C3"/>
    <w:rsid w:val="00ED5F73"/>
    <w:rsid w:val="00ED617A"/>
    <w:rsid w:val="00ED670C"/>
    <w:rsid w:val="00ED676E"/>
    <w:rsid w:val="00ED68F3"/>
    <w:rsid w:val="00ED6B9B"/>
    <w:rsid w:val="00ED710A"/>
    <w:rsid w:val="00ED7506"/>
    <w:rsid w:val="00EE01E4"/>
    <w:rsid w:val="00EE0313"/>
    <w:rsid w:val="00EE0B24"/>
    <w:rsid w:val="00EE11D3"/>
    <w:rsid w:val="00EE1707"/>
    <w:rsid w:val="00EE180E"/>
    <w:rsid w:val="00EE222C"/>
    <w:rsid w:val="00EE2684"/>
    <w:rsid w:val="00EE2829"/>
    <w:rsid w:val="00EE2AE5"/>
    <w:rsid w:val="00EE2B60"/>
    <w:rsid w:val="00EE2C36"/>
    <w:rsid w:val="00EE316A"/>
    <w:rsid w:val="00EE37BE"/>
    <w:rsid w:val="00EE3A4D"/>
    <w:rsid w:val="00EE3AFE"/>
    <w:rsid w:val="00EE3BF6"/>
    <w:rsid w:val="00EE4595"/>
    <w:rsid w:val="00EE4882"/>
    <w:rsid w:val="00EE4943"/>
    <w:rsid w:val="00EE5989"/>
    <w:rsid w:val="00EE627B"/>
    <w:rsid w:val="00EE652A"/>
    <w:rsid w:val="00EE6882"/>
    <w:rsid w:val="00EE68D2"/>
    <w:rsid w:val="00EE6E14"/>
    <w:rsid w:val="00EE7008"/>
    <w:rsid w:val="00EE7B9B"/>
    <w:rsid w:val="00EE7D80"/>
    <w:rsid w:val="00EF001A"/>
    <w:rsid w:val="00EF00AC"/>
    <w:rsid w:val="00EF0339"/>
    <w:rsid w:val="00EF0AF5"/>
    <w:rsid w:val="00EF0C80"/>
    <w:rsid w:val="00EF11B8"/>
    <w:rsid w:val="00EF1E46"/>
    <w:rsid w:val="00EF1FAA"/>
    <w:rsid w:val="00EF20D0"/>
    <w:rsid w:val="00EF233A"/>
    <w:rsid w:val="00EF23DB"/>
    <w:rsid w:val="00EF2467"/>
    <w:rsid w:val="00EF279C"/>
    <w:rsid w:val="00EF293E"/>
    <w:rsid w:val="00EF2AC6"/>
    <w:rsid w:val="00EF2B10"/>
    <w:rsid w:val="00EF2D7E"/>
    <w:rsid w:val="00EF2F82"/>
    <w:rsid w:val="00EF3FD7"/>
    <w:rsid w:val="00EF43A2"/>
    <w:rsid w:val="00EF4564"/>
    <w:rsid w:val="00EF46F1"/>
    <w:rsid w:val="00EF4800"/>
    <w:rsid w:val="00EF4ED5"/>
    <w:rsid w:val="00EF5231"/>
    <w:rsid w:val="00EF609A"/>
    <w:rsid w:val="00EF6423"/>
    <w:rsid w:val="00EF7491"/>
    <w:rsid w:val="00EF78B2"/>
    <w:rsid w:val="00F0036C"/>
    <w:rsid w:val="00F00866"/>
    <w:rsid w:val="00F008CC"/>
    <w:rsid w:val="00F00938"/>
    <w:rsid w:val="00F011A6"/>
    <w:rsid w:val="00F01615"/>
    <w:rsid w:val="00F018E7"/>
    <w:rsid w:val="00F01C35"/>
    <w:rsid w:val="00F01CE8"/>
    <w:rsid w:val="00F01DB2"/>
    <w:rsid w:val="00F02244"/>
    <w:rsid w:val="00F02D4D"/>
    <w:rsid w:val="00F033B5"/>
    <w:rsid w:val="00F03974"/>
    <w:rsid w:val="00F04279"/>
    <w:rsid w:val="00F04A8C"/>
    <w:rsid w:val="00F04CDF"/>
    <w:rsid w:val="00F04E4A"/>
    <w:rsid w:val="00F04FD4"/>
    <w:rsid w:val="00F0514C"/>
    <w:rsid w:val="00F05418"/>
    <w:rsid w:val="00F06302"/>
    <w:rsid w:val="00F06961"/>
    <w:rsid w:val="00F06D50"/>
    <w:rsid w:val="00F070F6"/>
    <w:rsid w:val="00F072C1"/>
    <w:rsid w:val="00F07B73"/>
    <w:rsid w:val="00F1022B"/>
    <w:rsid w:val="00F10974"/>
    <w:rsid w:val="00F112D8"/>
    <w:rsid w:val="00F1182A"/>
    <w:rsid w:val="00F118D6"/>
    <w:rsid w:val="00F11BD7"/>
    <w:rsid w:val="00F11C2C"/>
    <w:rsid w:val="00F11D51"/>
    <w:rsid w:val="00F120B1"/>
    <w:rsid w:val="00F1225E"/>
    <w:rsid w:val="00F126CC"/>
    <w:rsid w:val="00F12A71"/>
    <w:rsid w:val="00F12B07"/>
    <w:rsid w:val="00F130C8"/>
    <w:rsid w:val="00F130D5"/>
    <w:rsid w:val="00F13224"/>
    <w:rsid w:val="00F13474"/>
    <w:rsid w:val="00F1387C"/>
    <w:rsid w:val="00F139B9"/>
    <w:rsid w:val="00F1480C"/>
    <w:rsid w:val="00F1486C"/>
    <w:rsid w:val="00F148E5"/>
    <w:rsid w:val="00F14CB2"/>
    <w:rsid w:val="00F14FA0"/>
    <w:rsid w:val="00F155F7"/>
    <w:rsid w:val="00F157A4"/>
    <w:rsid w:val="00F173EC"/>
    <w:rsid w:val="00F17442"/>
    <w:rsid w:val="00F17CCF"/>
    <w:rsid w:val="00F20465"/>
    <w:rsid w:val="00F20EA7"/>
    <w:rsid w:val="00F20FFC"/>
    <w:rsid w:val="00F21540"/>
    <w:rsid w:val="00F22317"/>
    <w:rsid w:val="00F22986"/>
    <w:rsid w:val="00F22AF6"/>
    <w:rsid w:val="00F22E1D"/>
    <w:rsid w:val="00F23090"/>
    <w:rsid w:val="00F234EC"/>
    <w:rsid w:val="00F23772"/>
    <w:rsid w:val="00F23945"/>
    <w:rsid w:val="00F23B80"/>
    <w:rsid w:val="00F23FBF"/>
    <w:rsid w:val="00F2463B"/>
    <w:rsid w:val="00F255B3"/>
    <w:rsid w:val="00F258D4"/>
    <w:rsid w:val="00F2594F"/>
    <w:rsid w:val="00F25DBC"/>
    <w:rsid w:val="00F26395"/>
    <w:rsid w:val="00F26F32"/>
    <w:rsid w:val="00F27D20"/>
    <w:rsid w:val="00F308BD"/>
    <w:rsid w:val="00F308CF"/>
    <w:rsid w:val="00F31DDB"/>
    <w:rsid w:val="00F31F22"/>
    <w:rsid w:val="00F32371"/>
    <w:rsid w:val="00F32475"/>
    <w:rsid w:val="00F32B9A"/>
    <w:rsid w:val="00F33651"/>
    <w:rsid w:val="00F33DD7"/>
    <w:rsid w:val="00F341B9"/>
    <w:rsid w:val="00F346D8"/>
    <w:rsid w:val="00F34EF0"/>
    <w:rsid w:val="00F34FC8"/>
    <w:rsid w:val="00F351AF"/>
    <w:rsid w:val="00F353F4"/>
    <w:rsid w:val="00F357AB"/>
    <w:rsid w:val="00F357F1"/>
    <w:rsid w:val="00F36741"/>
    <w:rsid w:val="00F37642"/>
    <w:rsid w:val="00F3765F"/>
    <w:rsid w:val="00F37DA9"/>
    <w:rsid w:val="00F40419"/>
    <w:rsid w:val="00F405D9"/>
    <w:rsid w:val="00F40711"/>
    <w:rsid w:val="00F40841"/>
    <w:rsid w:val="00F409B4"/>
    <w:rsid w:val="00F40E7E"/>
    <w:rsid w:val="00F40FEA"/>
    <w:rsid w:val="00F415C2"/>
    <w:rsid w:val="00F41918"/>
    <w:rsid w:val="00F41B92"/>
    <w:rsid w:val="00F41DFD"/>
    <w:rsid w:val="00F41EF4"/>
    <w:rsid w:val="00F41F66"/>
    <w:rsid w:val="00F42165"/>
    <w:rsid w:val="00F42BD5"/>
    <w:rsid w:val="00F42C18"/>
    <w:rsid w:val="00F42CC2"/>
    <w:rsid w:val="00F43D2A"/>
    <w:rsid w:val="00F4432B"/>
    <w:rsid w:val="00F4439E"/>
    <w:rsid w:val="00F455B5"/>
    <w:rsid w:val="00F46467"/>
    <w:rsid w:val="00F4682A"/>
    <w:rsid w:val="00F46883"/>
    <w:rsid w:val="00F471C9"/>
    <w:rsid w:val="00F471FE"/>
    <w:rsid w:val="00F508C4"/>
    <w:rsid w:val="00F508CB"/>
    <w:rsid w:val="00F5120B"/>
    <w:rsid w:val="00F51383"/>
    <w:rsid w:val="00F51915"/>
    <w:rsid w:val="00F51AE5"/>
    <w:rsid w:val="00F51FDA"/>
    <w:rsid w:val="00F52373"/>
    <w:rsid w:val="00F524F8"/>
    <w:rsid w:val="00F5303E"/>
    <w:rsid w:val="00F5309F"/>
    <w:rsid w:val="00F53953"/>
    <w:rsid w:val="00F53BD7"/>
    <w:rsid w:val="00F54078"/>
    <w:rsid w:val="00F547C9"/>
    <w:rsid w:val="00F55226"/>
    <w:rsid w:val="00F55C56"/>
    <w:rsid w:val="00F56AA9"/>
    <w:rsid w:val="00F57105"/>
    <w:rsid w:val="00F5737E"/>
    <w:rsid w:val="00F574E7"/>
    <w:rsid w:val="00F576FC"/>
    <w:rsid w:val="00F57EC9"/>
    <w:rsid w:val="00F600B6"/>
    <w:rsid w:val="00F60469"/>
    <w:rsid w:val="00F60A7E"/>
    <w:rsid w:val="00F617C1"/>
    <w:rsid w:val="00F61B37"/>
    <w:rsid w:val="00F61EE3"/>
    <w:rsid w:val="00F622B2"/>
    <w:rsid w:val="00F629E4"/>
    <w:rsid w:val="00F62A9F"/>
    <w:rsid w:val="00F63092"/>
    <w:rsid w:val="00F6324E"/>
    <w:rsid w:val="00F63FE7"/>
    <w:rsid w:val="00F64737"/>
    <w:rsid w:val="00F64A28"/>
    <w:rsid w:val="00F64AD9"/>
    <w:rsid w:val="00F64B34"/>
    <w:rsid w:val="00F64F22"/>
    <w:rsid w:val="00F6527C"/>
    <w:rsid w:val="00F65AFC"/>
    <w:rsid w:val="00F6636D"/>
    <w:rsid w:val="00F6683D"/>
    <w:rsid w:val="00F676CC"/>
    <w:rsid w:val="00F67984"/>
    <w:rsid w:val="00F70166"/>
    <w:rsid w:val="00F70922"/>
    <w:rsid w:val="00F7099E"/>
    <w:rsid w:val="00F70AD9"/>
    <w:rsid w:val="00F70ADA"/>
    <w:rsid w:val="00F70BDF"/>
    <w:rsid w:val="00F71025"/>
    <w:rsid w:val="00F71179"/>
    <w:rsid w:val="00F71908"/>
    <w:rsid w:val="00F724CA"/>
    <w:rsid w:val="00F728BE"/>
    <w:rsid w:val="00F72DBD"/>
    <w:rsid w:val="00F732C2"/>
    <w:rsid w:val="00F734AA"/>
    <w:rsid w:val="00F74409"/>
    <w:rsid w:val="00F74D23"/>
    <w:rsid w:val="00F74DC8"/>
    <w:rsid w:val="00F74EBB"/>
    <w:rsid w:val="00F75039"/>
    <w:rsid w:val="00F750D6"/>
    <w:rsid w:val="00F75130"/>
    <w:rsid w:val="00F755ED"/>
    <w:rsid w:val="00F7578D"/>
    <w:rsid w:val="00F75876"/>
    <w:rsid w:val="00F759A5"/>
    <w:rsid w:val="00F75D44"/>
    <w:rsid w:val="00F7602B"/>
    <w:rsid w:val="00F76452"/>
    <w:rsid w:val="00F764EB"/>
    <w:rsid w:val="00F7699C"/>
    <w:rsid w:val="00F76EE4"/>
    <w:rsid w:val="00F771CA"/>
    <w:rsid w:val="00F778D3"/>
    <w:rsid w:val="00F77AEF"/>
    <w:rsid w:val="00F800C8"/>
    <w:rsid w:val="00F80771"/>
    <w:rsid w:val="00F80833"/>
    <w:rsid w:val="00F80965"/>
    <w:rsid w:val="00F80B70"/>
    <w:rsid w:val="00F8136C"/>
    <w:rsid w:val="00F813BD"/>
    <w:rsid w:val="00F814D2"/>
    <w:rsid w:val="00F81826"/>
    <w:rsid w:val="00F81A8D"/>
    <w:rsid w:val="00F81CEE"/>
    <w:rsid w:val="00F82264"/>
    <w:rsid w:val="00F8228B"/>
    <w:rsid w:val="00F827A7"/>
    <w:rsid w:val="00F82A53"/>
    <w:rsid w:val="00F82FF4"/>
    <w:rsid w:val="00F83325"/>
    <w:rsid w:val="00F83770"/>
    <w:rsid w:val="00F83B0D"/>
    <w:rsid w:val="00F83BAD"/>
    <w:rsid w:val="00F8442E"/>
    <w:rsid w:val="00F84A45"/>
    <w:rsid w:val="00F85231"/>
    <w:rsid w:val="00F85FFD"/>
    <w:rsid w:val="00F8627A"/>
    <w:rsid w:val="00F863A8"/>
    <w:rsid w:val="00F863BE"/>
    <w:rsid w:val="00F86864"/>
    <w:rsid w:val="00F868DB"/>
    <w:rsid w:val="00F86B36"/>
    <w:rsid w:val="00F90521"/>
    <w:rsid w:val="00F9052E"/>
    <w:rsid w:val="00F90CF6"/>
    <w:rsid w:val="00F91353"/>
    <w:rsid w:val="00F9153D"/>
    <w:rsid w:val="00F91F52"/>
    <w:rsid w:val="00F9202D"/>
    <w:rsid w:val="00F921CD"/>
    <w:rsid w:val="00F92354"/>
    <w:rsid w:val="00F92AAC"/>
    <w:rsid w:val="00F92EF0"/>
    <w:rsid w:val="00F93F6D"/>
    <w:rsid w:val="00F94F98"/>
    <w:rsid w:val="00F9564C"/>
    <w:rsid w:val="00F95A42"/>
    <w:rsid w:val="00F95C93"/>
    <w:rsid w:val="00F96C25"/>
    <w:rsid w:val="00F96CD1"/>
    <w:rsid w:val="00F97B10"/>
    <w:rsid w:val="00FA0128"/>
    <w:rsid w:val="00FA059E"/>
    <w:rsid w:val="00FA096E"/>
    <w:rsid w:val="00FA0E79"/>
    <w:rsid w:val="00FA0F80"/>
    <w:rsid w:val="00FA2587"/>
    <w:rsid w:val="00FA279C"/>
    <w:rsid w:val="00FA2BE5"/>
    <w:rsid w:val="00FA3127"/>
    <w:rsid w:val="00FA3303"/>
    <w:rsid w:val="00FA333E"/>
    <w:rsid w:val="00FA3710"/>
    <w:rsid w:val="00FA3950"/>
    <w:rsid w:val="00FA39A5"/>
    <w:rsid w:val="00FA3AF3"/>
    <w:rsid w:val="00FA3F42"/>
    <w:rsid w:val="00FA4730"/>
    <w:rsid w:val="00FA4F7B"/>
    <w:rsid w:val="00FA50D9"/>
    <w:rsid w:val="00FA5171"/>
    <w:rsid w:val="00FA5891"/>
    <w:rsid w:val="00FA5DBC"/>
    <w:rsid w:val="00FA604D"/>
    <w:rsid w:val="00FA7210"/>
    <w:rsid w:val="00FA72C5"/>
    <w:rsid w:val="00FA7729"/>
    <w:rsid w:val="00FB027C"/>
    <w:rsid w:val="00FB0508"/>
    <w:rsid w:val="00FB0745"/>
    <w:rsid w:val="00FB0F3B"/>
    <w:rsid w:val="00FB1AE5"/>
    <w:rsid w:val="00FB1F18"/>
    <w:rsid w:val="00FB1F5C"/>
    <w:rsid w:val="00FB203C"/>
    <w:rsid w:val="00FB2770"/>
    <w:rsid w:val="00FB27A0"/>
    <w:rsid w:val="00FB285B"/>
    <w:rsid w:val="00FB2BF4"/>
    <w:rsid w:val="00FB2CA5"/>
    <w:rsid w:val="00FB31BA"/>
    <w:rsid w:val="00FB37C2"/>
    <w:rsid w:val="00FB39C6"/>
    <w:rsid w:val="00FB3B46"/>
    <w:rsid w:val="00FB3BF5"/>
    <w:rsid w:val="00FB43A4"/>
    <w:rsid w:val="00FB4964"/>
    <w:rsid w:val="00FB4995"/>
    <w:rsid w:val="00FB4A7F"/>
    <w:rsid w:val="00FB4AFA"/>
    <w:rsid w:val="00FB4B8D"/>
    <w:rsid w:val="00FB4E43"/>
    <w:rsid w:val="00FB4FB4"/>
    <w:rsid w:val="00FB53B1"/>
    <w:rsid w:val="00FB594F"/>
    <w:rsid w:val="00FB5A78"/>
    <w:rsid w:val="00FB5F23"/>
    <w:rsid w:val="00FB604E"/>
    <w:rsid w:val="00FB673E"/>
    <w:rsid w:val="00FB6A59"/>
    <w:rsid w:val="00FB6C8A"/>
    <w:rsid w:val="00FB6EB8"/>
    <w:rsid w:val="00FB6FE4"/>
    <w:rsid w:val="00FB744D"/>
    <w:rsid w:val="00FB79C0"/>
    <w:rsid w:val="00FB7D7A"/>
    <w:rsid w:val="00FB7DC3"/>
    <w:rsid w:val="00FC0727"/>
    <w:rsid w:val="00FC0EA7"/>
    <w:rsid w:val="00FC1329"/>
    <w:rsid w:val="00FC1472"/>
    <w:rsid w:val="00FC26E7"/>
    <w:rsid w:val="00FC2745"/>
    <w:rsid w:val="00FC2897"/>
    <w:rsid w:val="00FC2F4C"/>
    <w:rsid w:val="00FC35D6"/>
    <w:rsid w:val="00FC39EF"/>
    <w:rsid w:val="00FC3C38"/>
    <w:rsid w:val="00FC3D48"/>
    <w:rsid w:val="00FC3D59"/>
    <w:rsid w:val="00FC3FA5"/>
    <w:rsid w:val="00FC43AA"/>
    <w:rsid w:val="00FC49B9"/>
    <w:rsid w:val="00FC4B99"/>
    <w:rsid w:val="00FC5C5F"/>
    <w:rsid w:val="00FC6DC0"/>
    <w:rsid w:val="00FC741C"/>
    <w:rsid w:val="00FC776A"/>
    <w:rsid w:val="00FC7C6C"/>
    <w:rsid w:val="00FD069B"/>
    <w:rsid w:val="00FD0AEC"/>
    <w:rsid w:val="00FD0B82"/>
    <w:rsid w:val="00FD0C3E"/>
    <w:rsid w:val="00FD0C52"/>
    <w:rsid w:val="00FD0D0C"/>
    <w:rsid w:val="00FD143E"/>
    <w:rsid w:val="00FD167C"/>
    <w:rsid w:val="00FD174C"/>
    <w:rsid w:val="00FD1770"/>
    <w:rsid w:val="00FD1B14"/>
    <w:rsid w:val="00FD2372"/>
    <w:rsid w:val="00FD239C"/>
    <w:rsid w:val="00FD2EAE"/>
    <w:rsid w:val="00FD30E7"/>
    <w:rsid w:val="00FD3393"/>
    <w:rsid w:val="00FD3B69"/>
    <w:rsid w:val="00FD4314"/>
    <w:rsid w:val="00FD47BD"/>
    <w:rsid w:val="00FD4E56"/>
    <w:rsid w:val="00FD4F27"/>
    <w:rsid w:val="00FD4FCD"/>
    <w:rsid w:val="00FD5704"/>
    <w:rsid w:val="00FD5D40"/>
    <w:rsid w:val="00FD5E5E"/>
    <w:rsid w:val="00FD6638"/>
    <w:rsid w:val="00FD70E9"/>
    <w:rsid w:val="00FD71FF"/>
    <w:rsid w:val="00FD73BC"/>
    <w:rsid w:val="00FD7462"/>
    <w:rsid w:val="00FD7C8A"/>
    <w:rsid w:val="00FD7E5E"/>
    <w:rsid w:val="00FE010B"/>
    <w:rsid w:val="00FE051D"/>
    <w:rsid w:val="00FE0AE3"/>
    <w:rsid w:val="00FE0B8E"/>
    <w:rsid w:val="00FE1087"/>
    <w:rsid w:val="00FE115B"/>
    <w:rsid w:val="00FE12D6"/>
    <w:rsid w:val="00FE1FFC"/>
    <w:rsid w:val="00FE2715"/>
    <w:rsid w:val="00FE3002"/>
    <w:rsid w:val="00FE307B"/>
    <w:rsid w:val="00FE3A20"/>
    <w:rsid w:val="00FE4CD4"/>
    <w:rsid w:val="00FE529D"/>
    <w:rsid w:val="00FE5C81"/>
    <w:rsid w:val="00FE5EF7"/>
    <w:rsid w:val="00FE67EA"/>
    <w:rsid w:val="00FE6A4C"/>
    <w:rsid w:val="00FE6B25"/>
    <w:rsid w:val="00FE6DE4"/>
    <w:rsid w:val="00FE737D"/>
    <w:rsid w:val="00FE7A36"/>
    <w:rsid w:val="00FE7E88"/>
    <w:rsid w:val="00FF02CD"/>
    <w:rsid w:val="00FF0815"/>
    <w:rsid w:val="00FF081E"/>
    <w:rsid w:val="00FF1158"/>
    <w:rsid w:val="00FF16E7"/>
    <w:rsid w:val="00FF1B75"/>
    <w:rsid w:val="00FF1D65"/>
    <w:rsid w:val="00FF1EAD"/>
    <w:rsid w:val="00FF1EF1"/>
    <w:rsid w:val="00FF1F40"/>
    <w:rsid w:val="00FF2E22"/>
    <w:rsid w:val="00FF3AB4"/>
    <w:rsid w:val="00FF3AF6"/>
    <w:rsid w:val="00FF3CBA"/>
    <w:rsid w:val="00FF4365"/>
    <w:rsid w:val="00FF4AF6"/>
    <w:rsid w:val="00FF4BA4"/>
    <w:rsid w:val="00FF4BD8"/>
    <w:rsid w:val="00FF4D3E"/>
    <w:rsid w:val="00FF5065"/>
    <w:rsid w:val="00FF5AA1"/>
    <w:rsid w:val="00FF5EB6"/>
    <w:rsid w:val="00FF6904"/>
    <w:rsid w:val="00FF7483"/>
    <w:rsid w:val="00FF7503"/>
    <w:rsid w:val="00FF763B"/>
    <w:rsid w:val="00FF771D"/>
    <w:rsid w:val="00FF7F2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3AF8"/>
    <w:pPr>
      <w:contextualSpacing/>
    </w:pPr>
  </w:style>
  <w:style w:type="paragraph" w:styleId="Nagwek1">
    <w:name w:val="heading 1"/>
    <w:basedOn w:val="Normalny"/>
    <w:next w:val="Normalny"/>
    <w:link w:val="Nagwek1Znak"/>
    <w:uiPriority w:val="9"/>
    <w:qFormat/>
    <w:rsid w:val="00353AF8"/>
    <w:pPr>
      <w:numPr>
        <w:numId w:val="2"/>
      </w:numPr>
      <w:spacing w:line="360" w:lineRule="auto"/>
      <w:ind w:left="431" w:hanging="431"/>
      <w:outlineLvl w:val="0"/>
    </w:pPr>
    <w:rPr>
      <w:rFonts w:ascii="Times New Roman" w:hAnsi="Times New Roman" w:cs="Times New Roman"/>
      <w:b/>
      <w:sz w:val="28"/>
      <w:szCs w:val="24"/>
    </w:rPr>
  </w:style>
  <w:style w:type="paragraph" w:styleId="Nagwek2">
    <w:name w:val="heading 2"/>
    <w:basedOn w:val="Normalny"/>
    <w:next w:val="Normalny"/>
    <w:link w:val="Nagwek2Znak"/>
    <w:uiPriority w:val="9"/>
    <w:unhideWhenUsed/>
    <w:qFormat/>
    <w:rsid w:val="00A3083B"/>
    <w:pPr>
      <w:keepNext/>
      <w:numPr>
        <w:ilvl w:val="1"/>
        <w:numId w:val="2"/>
      </w:numPr>
      <w:spacing w:line="360" w:lineRule="auto"/>
      <w:ind w:left="578" w:hanging="578"/>
      <w:outlineLvl w:val="1"/>
    </w:pPr>
    <w:rPr>
      <w:rFonts w:ascii="Times New Roman" w:hAnsi="Times New Roman" w:cs="Times New Roman"/>
      <w:b/>
      <w:sz w:val="24"/>
      <w:szCs w:val="24"/>
    </w:rPr>
  </w:style>
  <w:style w:type="paragraph" w:styleId="Nagwek3">
    <w:name w:val="heading 3"/>
    <w:basedOn w:val="Normalny"/>
    <w:next w:val="Normalny"/>
    <w:link w:val="Nagwek3Znak"/>
    <w:uiPriority w:val="9"/>
    <w:unhideWhenUsed/>
    <w:qFormat/>
    <w:rsid w:val="00B41C29"/>
    <w:pPr>
      <w:keepNext/>
      <w:numPr>
        <w:ilvl w:val="2"/>
        <w:numId w:val="2"/>
      </w:numPr>
      <w:spacing w:line="360" w:lineRule="auto"/>
      <w:outlineLvl w:val="2"/>
    </w:pPr>
    <w:rPr>
      <w:rFonts w:ascii="Times New Roman" w:hAnsi="Times New Roman" w:cs="Times New Roman"/>
      <w:b/>
      <w:sz w:val="24"/>
      <w:szCs w:val="24"/>
    </w:rPr>
  </w:style>
  <w:style w:type="paragraph" w:styleId="Nagwek4">
    <w:name w:val="heading 4"/>
    <w:basedOn w:val="Normalny"/>
    <w:next w:val="Normalny"/>
    <w:link w:val="Nagwek4Znak"/>
    <w:uiPriority w:val="9"/>
    <w:unhideWhenUsed/>
    <w:qFormat/>
    <w:rsid w:val="003604D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3604D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3604D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3604D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3604D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3604D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53AF8"/>
    <w:rPr>
      <w:rFonts w:ascii="Times New Roman" w:hAnsi="Times New Roman" w:cs="Times New Roman"/>
      <w:b/>
      <w:sz w:val="28"/>
      <w:szCs w:val="24"/>
    </w:rPr>
  </w:style>
  <w:style w:type="character" w:customStyle="1" w:styleId="Nagwek2Znak">
    <w:name w:val="Nagłówek 2 Znak"/>
    <w:basedOn w:val="Domylnaczcionkaakapitu"/>
    <w:link w:val="Nagwek2"/>
    <w:uiPriority w:val="9"/>
    <w:rsid w:val="00A3083B"/>
    <w:rPr>
      <w:rFonts w:ascii="Times New Roman" w:hAnsi="Times New Roman" w:cs="Times New Roman"/>
      <w:b/>
      <w:sz w:val="24"/>
      <w:szCs w:val="24"/>
    </w:rPr>
  </w:style>
  <w:style w:type="character" w:customStyle="1" w:styleId="Nagwek3Znak">
    <w:name w:val="Nagłówek 3 Znak"/>
    <w:basedOn w:val="Domylnaczcionkaakapitu"/>
    <w:link w:val="Nagwek3"/>
    <w:uiPriority w:val="9"/>
    <w:rsid w:val="00B41C29"/>
    <w:rPr>
      <w:rFonts w:ascii="Times New Roman" w:hAnsi="Times New Roman" w:cs="Times New Roman"/>
      <w:b/>
      <w:sz w:val="24"/>
      <w:szCs w:val="24"/>
    </w:rPr>
  </w:style>
  <w:style w:type="character" w:customStyle="1" w:styleId="Nagwek4Znak">
    <w:name w:val="Nagłówek 4 Znak"/>
    <w:basedOn w:val="Domylnaczcionkaakapitu"/>
    <w:link w:val="Nagwek4"/>
    <w:uiPriority w:val="9"/>
    <w:rsid w:val="003604DE"/>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3604DE"/>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3604DE"/>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3604DE"/>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3604DE"/>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3604DE"/>
    <w:rPr>
      <w:rFonts w:asciiTheme="majorHAnsi" w:eastAsiaTheme="majorEastAsia" w:hAnsiTheme="majorHAnsi" w:cstheme="majorBidi"/>
      <w:i/>
      <w:iCs/>
      <w:color w:val="404040" w:themeColor="text1" w:themeTint="BF"/>
      <w:sz w:val="20"/>
      <w:szCs w:val="20"/>
    </w:rPr>
  </w:style>
  <w:style w:type="paragraph" w:styleId="Tekstdymka">
    <w:name w:val="Balloon Text"/>
    <w:basedOn w:val="Normalny"/>
    <w:link w:val="TekstdymkaZnak"/>
    <w:uiPriority w:val="99"/>
    <w:semiHidden/>
    <w:unhideWhenUsed/>
    <w:rsid w:val="005D2AC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2AC8"/>
    <w:rPr>
      <w:rFonts w:ascii="Tahoma" w:hAnsi="Tahoma" w:cs="Tahoma"/>
      <w:sz w:val="16"/>
      <w:szCs w:val="16"/>
    </w:rPr>
  </w:style>
  <w:style w:type="paragraph" w:styleId="Nagwek">
    <w:name w:val="header"/>
    <w:basedOn w:val="Normalny"/>
    <w:link w:val="NagwekZnak"/>
    <w:uiPriority w:val="99"/>
    <w:unhideWhenUsed/>
    <w:rsid w:val="00D848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848AC"/>
  </w:style>
  <w:style w:type="paragraph" w:styleId="Stopka">
    <w:name w:val="footer"/>
    <w:basedOn w:val="Normalny"/>
    <w:link w:val="StopkaZnak"/>
    <w:uiPriority w:val="99"/>
    <w:unhideWhenUsed/>
    <w:rsid w:val="00D848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848AC"/>
  </w:style>
  <w:style w:type="paragraph" w:styleId="Tekstprzypisukocowego">
    <w:name w:val="endnote text"/>
    <w:basedOn w:val="Normalny"/>
    <w:link w:val="TekstprzypisukocowegoZnak"/>
    <w:uiPriority w:val="99"/>
    <w:semiHidden/>
    <w:unhideWhenUsed/>
    <w:rsid w:val="009B11E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B11E2"/>
    <w:rPr>
      <w:sz w:val="20"/>
      <w:szCs w:val="20"/>
    </w:rPr>
  </w:style>
  <w:style w:type="character" w:styleId="Odwoanieprzypisukocowego">
    <w:name w:val="endnote reference"/>
    <w:basedOn w:val="Domylnaczcionkaakapitu"/>
    <w:uiPriority w:val="99"/>
    <w:semiHidden/>
    <w:unhideWhenUsed/>
    <w:rsid w:val="009B11E2"/>
    <w:rPr>
      <w:vertAlign w:val="superscript"/>
    </w:rPr>
  </w:style>
  <w:style w:type="paragraph" w:styleId="Akapitzlist">
    <w:name w:val="List Paragraph"/>
    <w:basedOn w:val="Normalny"/>
    <w:uiPriority w:val="34"/>
    <w:qFormat/>
    <w:rsid w:val="00CE2A3A"/>
    <w:pPr>
      <w:ind w:left="720"/>
    </w:pPr>
  </w:style>
  <w:style w:type="character" w:styleId="Hipercze">
    <w:name w:val="Hyperlink"/>
    <w:basedOn w:val="Domylnaczcionkaakapitu"/>
    <w:uiPriority w:val="99"/>
    <w:unhideWhenUsed/>
    <w:rsid w:val="0041666A"/>
    <w:rPr>
      <w:color w:val="0000FF" w:themeColor="hyperlink"/>
      <w:u w:val="single"/>
    </w:rPr>
  </w:style>
  <w:style w:type="table" w:styleId="Tabela-Siatka">
    <w:name w:val="Table Grid"/>
    <w:basedOn w:val="Standardowy"/>
    <w:uiPriority w:val="59"/>
    <w:rsid w:val="007F0C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CC1071"/>
    <w:rPr>
      <w:color w:val="808080"/>
    </w:rPr>
  </w:style>
  <w:style w:type="table" w:customStyle="1" w:styleId="Jasnecieniowanie1">
    <w:name w:val="Jasne cieniowanie1"/>
    <w:basedOn w:val="Standardowy"/>
    <w:uiPriority w:val="60"/>
    <w:rsid w:val="007C47C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ogrubienie">
    <w:name w:val="Strong"/>
    <w:aliases w:val="Normalny + 13 pt,Kapitaliki"/>
    <w:basedOn w:val="Domylnaczcionkaakapitu"/>
    <w:qFormat/>
    <w:rsid w:val="003C09B2"/>
    <w:rPr>
      <w:b/>
      <w:bCs/>
    </w:rPr>
  </w:style>
  <w:style w:type="paragraph" w:styleId="Listapunktowana">
    <w:name w:val="List Bullet"/>
    <w:basedOn w:val="Normalny"/>
    <w:uiPriority w:val="99"/>
    <w:unhideWhenUsed/>
    <w:rsid w:val="00260F6F"/>
    <w:pPr>
      <w:tabs>
        <w:tab w:val="num" w:pos="360"/>
      </w:tabs>
      <w:ind w:left="360" w:hanging="360"/>
    </w:pPr>
  </w:style>
  <w:style w:type="character" w:styleId="UyteHipercze">
    <w:name w:val="FollowedHyperlink"/>
    <w:basedOn w:val="Domylnaczcionkaakapitu"/>
    <w:uiPriority w:val="99"/>
    <w:semiHidden/>
    <w:unhideWhenUsed/>
    <w:rsid w:val="00086CE6"/>
    <w:rPr>
      <w:color w:val="800080" w:themeColor="followedHyperlink"/>
      <w:u w:val="single"/>
    </w:rPr>
  </w:style>
  <w:style w:type="character" w:customStyle="1" w:styleId="patent-title">
    <w:name w:val="patent-title"/>
    <w:basedOn w:val="Domylnaczcionkaakapitu"/>
    <w:rsid w:val="00086CE6"/>
  </w:style>
  <w:style w:type="character" w:customStyle="1" w:styleId="patent-number">
    <w:name w:val="patent-number"/>
    <w:basedOn w:val="Domylnaczcionkaakapitu"/>
    <w:rsid w:val="00086CE6"/>
  </w:style>
  <w:style w:type="paragraph" w:customStyle="1" w:styleId="Tekstnormalny">
    <w:name w:val="Tekst normalny"/>
    <w:basedOn w:val="Normalny"/>
    <w:link w:val="TekstnormalnyZnak"/>
    <w:qFormat/>
    <w:rsid w:val="00466D81"/>
    <w:pPr>
      <w:spacing w:line="360" w:lineRule="auto"/>
      <w:jc w:val="both"/>
    </w:pPr>
    <w:rPr>
      <w:rFonts w:ascii="Times New Roman" w:hAnsi="Times New Roman" w:cs="Times New Roman"/>
      <w:sz w:val="24"/>
      <w:szCs w:val="24"/>
    </w:rPr>
  </w:style>
  <w:style w:type="character" w:customStyle="1" w:styleId="TekstnormalnyZnak">
    <w:name w:val="Tekst normalny Znak"/>
    <w:basedOn w:val="Domylnaczcionkaakapitu"/>
    <w:link w:val="Tekstnormalny"/>
    <w:rsid w:val="00466D81"/>
    <w:rPr>
      <w:rFonts w:ascii="Times New Roman" w:hAnsi="Times New Roman" w:cs="Times New Roman"/>
      <w:sz w:val="24"/>
      <w:szCs w:val="24"/>
    </w:rPr>
  </w:style>
  <w:style w:type="paragraph" w:styleId="Nagwekspisutreci">
    <w:name w:val="TOC Heading"/>
    <w:basedOn w:val="Nagwek1"/>
    <w:next w:val="Normalny"/>
    <w:uiPriority w:val="39"/>
    <w:unhideWhenUsed/>
    <w:qFormat/>
    <w:rsid w:val="00B259C3"/>
    <w:pPr>
      <w:keepNext/>
      <w:keepLines/>
      <w:numPr>
        <w:numId w:val="0"/>
      </w:numPr>
      <w:spacing w:before="480" w:after="0" w:line="276" w:lineRule="auto"/>
      <w:contextualSpacing w:val="0"/>
      <w:outlineLvl w:val="9"/>
    </w:pPr>
    <w:rPr>
      <w:rFonts w:asciiTheme="majorHAnsi" w:eastAsiaTheme="majorEastAsia" w:hAnsiTheme="majorHAnsi" w:cstheme="majorBidi"/>
      <w:bCs/>
      <w:color w:val="365F91" w:themeColor="accent1" w:themeShade="BF"/>
      <w:szCs w:val="28"/>
    </w:rPr>
  </w:style>
  <w:style w:type="paragraph" w:styleId="Spistreci1">
    <w:name w:val="toc 1"/>
    <w:basedOn w:val="Normalny"/>
    <w:next w:val="Normalny"/>
    <w:autoRedefine/>
    <w:uiPriority w:val="39"/>
    <w:unhideWhenUsed/>
    <w:rsid w:val="001F3073"/>
    <w:pPr>
      <w:spacing w:after="0" w:line="360" w:lineRule="auto"/>
    </w:pPr>
    <w:rPr>
      <w:rFonts w:ascii="Times New Roman" w:hAnsi="Times New Roman"/>
      <w:sz w:val="24"/>
    </w:rPr>
  </w:style>
  <w:style w:type="paragraph" w:styleId="Spistreci2">
    <w:name w:val="toc 2"/>
    <w:basedOn w:val="Normalny"/>
    <w:next w:val="Normalny"/>
    <w:autoRedefine/>
    <w:uiPriority w:val="39"/>
    <w:unhideWhenUsed/>
    <w:rsid w:val="001F3073"/>
    <w:pPr>
      <w:spacing w:after="0" w:line="360" w:lineRule="auto"/>
      <w:ind w:left="221"/>
    </w:pPr>
    <w:rPr>
      <w:rFonts w:ascii="Times New Roman" w:hAnsi="Times New Roman"/>
      <w:sz w:val="24"/>
    </w:rPr>
  </w:style>
  <w:style w:type="paragraph" w:styleId="Spistreci3">
    <w:name w:val="toc 3"/>
    <w:basedOn w:val="Normalny"/>
    <w:next w:val="Normalny"/>
    <w:autoRedefine/>
    <w:uiPriority w:val="39"/>
    <w:unhideWhenUsed/>
    <w:rsid w:val="001F3073"/>
    <w:pPr>
      <w:spacing w:after="0" w:line="360" w:lineRule="auto"/>
      <w:ind w:left="442"/>
    </w:pPr>
    <w:rPr>
      <w:rFonts w:ascii="Times New Roman" w:hAnsi="Times New Roman"/>
      <w:sz w:val="24"/>
    </w:rPr>
  </w:style>
  <w:style w:type="paragraph" w:customStyle="1" w:styleId="p1a">
    <w:name w:val="p1a"/>
    <w:basedOn w:val="Normalny"/>
    <w:rsid w:val="0007482D"/>
    <w:pPr>
      <w:overflowPunct w:val="0"/>
      <w:autoSpaceDE w:val="0"/>
      <w:autoSpaceDN w:val="0"/>
      <w:adjustRightInd w:val="0"/>
      <w:spacing w:after="0" w:line="240" w:lineRule="atLeast"/>
      <w:contextualSpacing w:val="0"/>
      <w:jc w:val="both"/>
      <w:textAlignment w:val="baseline"/>
    </w:pPr>
    <w:rPr>
      <w:rFonts w:ascii="Times New Roman" w:eastAsia="Times New Roman" w:hAnsi="Times New Roman" w:cs="Times New Roman"/>
      <w:sz w:val="20"/>
      <w:szCs w:val="20"/>
      <w:lang w:val="en-US" w:eastAsia="de-DE"/>
    </w:rPr>
  </w:style>
  <w:style w:type="paragraph" w:styleId="Spistreci4">
    <w:name w:val="toc 4"/>
    <w:basedOn w:val="Normalny"/>
    <w:next w:val="Normalny"/>
    <w:autoRedefine/>
    <w:uiPriority w:val="39"/>
    <w:unhideWhenUsed/>
    <w:rsid w:val="001F3073"/>
    <w:pPr>
      <w:spacing w:after="0" w:line="360" w:lineRule="auto"/>
      <w:ind w:left="658"/>
    </w:pPr>
    <w:rPr>
      <w:rFonts w:ascii="Times New Roman" w:hAnsi="Times New Roman"/>
      <w:sz w:val="24"/>
    </w:rPr>
  </w:style>
  <w:style w:type="paragraph" w:styleId="Spistreci6">
    <w:name w:val="toc 6"/>
    <w:basedOn w:val="Normalny"/>
    <w:next w:val="Normalny"/>
    <w:autoRedefine/>
    <w:uiPriority w:val="39"/>
    <w:unhideWhenUsed/>
    <w:rsid w:val="0020783B"/>
    <w:pPr>
      <w:spacing w:after="100"/>
      <w:ind w:left="1100"/>
    </w:pPr>
  </w:style>
  <w:style w:type="paragraph" w:styleId="Legenda">
    <w:name w:val="caption"/>
    <w:basedOn w:val="Normalny"/>
    <w:next w:val="Normalny"/>
    <w:uiPriority w:val="35"/>
    <w:unhideWhenUsed/>
    <w:qFormat/>
    <w:rsid w:val="001D232D"/>
    <w:pPr>
      <w:spacing w:line="240" w:lineRule="auto"/>
      <w:jc w:val="center"/>
    </w:pPr>
    <w:rPr>
      <w:rFonts w:ascii="Times New Roman" w:hAnsi="Times New Roman"/>
      <w:bCs/>
      <w:sz w:val="20"/>
      <w:szCs w:val="18"/>
    </w:rPr>
  </w:style>
  <w:style w:type="table" w:customStyle="1" w:styleId="Jasnalistaakcent11">
    <w:name w:val="Jasna lista — akcent 11"/>
    <w:basedOn w:val="Standardowy"/>
    <w:uiPriority w:val="61"/>
    <w:rsid w:val="00A934A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Mapadokumentu">
    <w:name w:val="Document Map"/>
    <w:basedOn w:val="Normalny"/>
    <w:link w:val="MapadokumentuZnak"/>
    <w:uiPriority w:val="99"/>
    <w:semiHidden/>
    <w:unhideWhenUsed/>
    <w:rsid w:val="00B211F9"/>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B211F9"/>
    <w:rPr>
      <w:rFonts w:ascii="Tahoma" w:hAnsi="Tahoma" w:cs="Tahoma"/>
      <w:sz w:val="16"/>
      <w:szCs w:val="16"/>
    </w:rPr>
  </w:style>
  <w:style w:type="character" w:customStyle="1" w:styleId="st">
    <w:name w:val="st"/>
    <w:basedOn w:val="Domylnaczcionkaakapitu"/>
    <w:rsid w:val="00ED0799"/>
  </w:style>
  <w:style w:type="paragraph" w:styleId="Spistreci5">
    <w:name w:val="toc 5"/>
    <w:basedOn w:val="Normalny"/>
    <w:next w:val="Normalny"/>
    <w:autoRedefine/>
    <w:uiPriority w:val="39"/>
    <w:unhideWhenUsed/>
    <w:rsid w:val="00CD114F"/>
    <w:pPr>
      <w:spacing w:after="100"/>
      <w:ind w:left="880"/>
      <w:contextualSpacing w:val="0"/>
    </w:pPr>
    <w:rPr>
      <w:rFonts w:eastAsiaTheme="minorEastAsia"/>
      <w:lang w:eastAsia="pl-PL"/>
    </w:rPr>
  </w:style>
  <w:style w:type="paragraph" w:styleId="Spistreci7">
    <w:name w:val="toc 7"/>
    <w:basedOn w:val="Normalny"/>
    <w:next w:val="Normalny"/>
    <w:autoRedefine/>
    <w:uiPriority w:val="39"/>
    <w:unhideWhenUsed/>
    <w:rsid w:val="00CD114F"/>
    <w:pPr>
      <w:spacing w:after="100"/>
      <w:ind w:left="1320"/>
      <w:contextualSpacing w:val="0"/>
    </w:pPr>
    <w:rPr>
      <w:rFonts w:eastAsiaTheme="minorEastAsia"/>
      <w:lang w:eastAsia="pl-PL"/>
    </w:rPr>
  </w:style>
  <w:style w:type="paragraph" w:styleId="Spistreci8">
    <w:name w:val="toc 8"/>
    <w:basedOn w:val="Normalny"/>
    <w:next w:val="Normalny"/>
    <w:autoRedefine/>
    <w:uiPriority w:val="39"/>
    <w:unhideWhenUsed/>
    <w:rsid w:val="00CD114F"/>
    <w:pPr>
      <w:spacing w:after="100"/>
      <w:ind w:left="1540"/>
      <w:contextualSpacing w:val="0"/>
    </w:pPr>
    <w:rPr>
      <w:rFonts w:eastAsiaTheme="minorEastAsia"/>
      <w:lang w:eastAsia="pl-PL"/>
    </w:rPr>
  </w:style>
  <w:style w:type="paragraph" w:styleId="Spistreci9">
    <w:name w:val="toc 9"/>
    <w:basedOn w:val="Normalny"/>
    <w:next w:val="Normalny"/>
    <w:autoRedefine/>
    <w:uiPriority w:val="39"/>
    <w:unhideWhenUsed/>
    <w:rsid w:val="00CD114F"/>
    <w:pPr>
      <w:spacing w:after="100"/>
      <w:ind w:left="1760"/>
      <w:contextualSpacing w:val="0"/>
    </w:pPr>
    <w:rPr>
      <w:rFonts w:eastAsiaTheme="minorEastAsia"/>
      <w:lang w:eastAsia="pl-PL"/>
    </w:rPr>
  </w:style>
  <w:style w:type="character" w:styleId="Odwoaniedokomentarza">
    <w:name w:val="annotation reference"/>
    <w:basedOn w:val="Domylnaczcionkaakapitu"/>
    <w:uiPriority w:val="99"/>
    <w:semiHidden/>
    <w:unhideWhenUsed/>
    <w:rsid w:val="001E0B47"/>
    <w:rPr>
      <w:sz w:val="16"/>
      <w:szCs w:val="16"/>
    </w:rPr>
  </w:style>
  <w:style w:type="paragraph" w:styleId="Tekstkomentarza">
    <w:name w:val="annotation text"/>
    <w:basedOn w:val="Normalny"/>
    <w:link w:val="TekstkomentarzaZnak"/>
    <w:uiPriority w:val="99"/>
    <w:semiHidden/>
    <w:unhideWhenUsed/>
    <w:rsid w:val="001E0B47"/>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E0B47"/>
    <w:rPr>
      <w:sz w:val="20"/>
      <w:szCs w:val="20"/>
    </w:rPr>
  </w:style>
  <w:style w:type="paragraph" w:styleId="Tematkomentarza">
    <w:name w:val="annotation subject"/>
    <w:basedOn w:val="Tekstkomentarza"/>
    <w:next w:val="Tekstkomentarza"/>
    <w:link w:val="TematkomentarzaZnak"/>
    <w:uiPriority w:val="99"/>
    <w:semiHidden/>
    <w:unhideWhenUsed/>
    <w:rsid w:val="001E0B47"/>
    <w:rPr>
      <w:b/>
      <w:bCs/>
    </w:rPr>
  </w:style>
  <w:style w:type="character" w:customStyle="1" w:styleId="TematkomentarzaZnak">
    <w:name w:val="Temat komentarza Znak"/>
    <w:basedOn w:val="TekstkomentarzaZnak"/>
    <w:link w:val="Tematkomentarza"/>
    <w:uiPriority w:val="99"/>
    <w:semiHidden/>
    <w:rsid w:val="001E0B4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3AF8"/>
    <w:pPr>
      <w:contextualSpacing/>
    </w:pPr>
  </w:style>
  <w:style w:type="paragraph" w:styleId="Nagwek1">
    <w:name w:val="heading 1"/>
    <w:basedOn w:val="Normalny"/>
    <w:next w:val="Normalny"/>
    <w:link w:val="Nagwek1Znak"/>
    <w:uiPriority w:val="9"/>
    <w:qFormat/>
    <w:rsid w:val="00353AF8"/>
    <w:pPr>
      <w:numPr>
        <w:numId w:val="2"/>
      </w:numPr>
      <w:spacing w:line="360" w:lineRule="auto"/>
      <w:ind w:left="431" w:hanging="431"/>
      <w:outlineLvl w:val="0"/>
    </w:pPr>
    <w:rPr>
      <w:rFonts w:ascii="Times New Roman" w:hAnsi="Times New Roman" w:cs="Times New Roman"/>
      <w:b/>
      <w:sz w:val="28"/>
      <w:szCs w:val="24"/>
    </w:rPr>
  </w:style>
  <w:style w:type="paragraph" w:styleId="Nagwek2">
    <w:name w:val="heading 2"/>
    <w:basedOn w:val="Normalny"/>
    <w:next w:val="Normalny"/>
    <w:link w:val="Nagwek2Znak"/>
    <w:uiPriority w:val="9"/>
    <w:unhideWhenUsed/>
    <w:qFormat/>
    <w:rsid w:val="00A3083B"/>
    <w:pPr>
      <w:keepNext/>
      <w:numPr>
        <w:ilvl w:val="1"/>
        <w:numId w:val="2"/>
      </w:numPr>
      <w:spacing w:line="360" w:lineRule="auto"/>
      <w:ind w:left="578" w:hanging="578"/>
      <w:outlineLvl w:val="1"/>
    </w:pPr>
    <w:rPr>
      <w:rFonts w:ascii="Times New Roman" w:hAnsi="Times New Roman" w:cs="Times New Roman"/>
      <w:b/>
      <w:sz w:val="24"/>
      <w:szCs w:val="24"/>
    </w:rPr>
  </w:style>
  <w:style w:type="paragraph" w:styleId="Nagwek3">
    <w:name w:val="heading 3"/>
    <w:basedOn w:val="Normalny"/>
    <w:next w:val="Normalny"/>
    <w:link w:val="Nagwek3Znak"/>
    <w:uiPriority w:val="9"/>
    <w:unhideWhenUsed/>
    <w:qFormat/>
    <w:rsid w:val="00B41C29"/>
    <w:pPr>
      <w:keepNext/>
      <w:numPr>
        <w:ilvl w:val="2"/>
        <w:numId w:val="2"/>
      </w:numPr>
      <w:spacing w:line="360" w:lineRule="auto"/>
      <w:outlineLvl w:val="2"/>
    </w:pPr>
    <w:rPr>
      <w:rFonts w:ascii="Times New Roman" w:hAnsi="Times New Roman" w:cs="Times New Roman"/>
      <w:b/>
      <w:sz w:val="24"/>
      <w:szCs w:val="24"/>
    </w:rPr>
  </w:style>
  <w:style w:type="paragraph" w:styleId="Nagwek4">
    <w:name w:val="heading 4"/>
    <w:basedOn w:val="Normalny"/>
    <w:next w:val="Normalny"/>
    <w:link w:val="Nagwek4Znak"/>
    <w:uiPriority w:val="9"/>
    <w:unhideWhenUsed/>
    <w:qFormat/>
    <w:rsid w:val="003604D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3604D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3604D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3604D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3604D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3604D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53AF8"/>
    <w:rPr>
      <w:rFonts w:ascii="Times New Roman" w:hAnsi="Times New Roman" w:cs="Times New Roman"/>
      <w:b/>
      <w:sz w:val="28"/>
      <w:szCs w:val="24"/>
    </w:rPr>
  </w:style>
  <w:style w:type="character" w:customStyle="1" w:styleId="Nagwek2Znak">
    <w:name w:val="Nagłówek 2 Znak"/>
    <w:basedOn w:val="Domylnaczcionkaakapitu"/>
    <w:link w:val="Nagwek2"/>
    <w:uiPriority w:val="9"/>
    <w:rsid w:val="00A3083B"/>
    <w:rPr>
      <w:rFonts w:ascii="Times New Roman" w:hAnsi="Times New Roman" w:cs="Times New Roman"/>
      <w:b/>
      <w:sz w:val="24"/>
      <w:szCs w:val="24"/>
    </w:rPr>
  </w:style>
  <w:style w:type="character" w:customStyle="1" w:styleId="Nagwek3Znak">
    <w:name w:val="Nagłówek 3 Znak"/>
    <w:basedOn w:val="Domylnaczcionkaakapitu"/>
    <w:link w:val="Nagwek3"/>
    <w:uiPriority w:val="9"/>
    <w:rsid w:val="00B41C29"/>
    <w:rPr>
      <w:rFonts w:ascii="Times New Roman" w:hAnsi="Times New Roman" w:cs="Times New Roman"/>
      <w:b/>
      <w:sz w:val="24"/>
      <w:szCs w:val="24"/>
    </w:rPr>
  </w:style>
  <w:style w:type="character" w:customStyle="1" w:styleId="Nagwek4Znak">
    <w:name w:val="Nagłówek 4 Znak"/>
    <w:basedOn w:val="Domylnaczcionkaakapitu"/>
    <w:link w:val="Nagwek4"/>
    <w:uiPriority w:val="9"/>
    <w:rsid w:val="003604DE"/>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3604DE"/>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3604DE"/>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3604DE"/>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3604DE"/>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3604DE"/>
    <w:rPr>
      <w:rFonts w:asciiTheme="majorHAnsi" w:eastAsiaTheme="majorEastAsia" w:hAnsiTheme="majorHAnsi" w:cstheme="majorBidi"/>
      <w:i/>
      <w:iCs/>
      <w:color w:val="404040" w:themeColor="text1" w:themeTint="BF"/>
      <w:sz w:val="20"/>
      <w:szCs w:val="20"/>
    </w:rPr>
  </w:style>
  <w:style w:type="paragraph" w:styleId="Tekstdymka">
    <w:name w:val="Balloon Text"/>
    <w:basedOn w:val="Normalny"/>
    <w:link w:val="TekstdymkaZnak"/>
    <w:uiPriority w:val="99"/>
    <w:semiHidden/>
    <w:unhideWhenUsed/>
    <w:rsid w:val="005D2AC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2AC8"/>
    <w:rPr>
      <w:rFonts w:ascii="Tahoma" w:hAnsi="Tahoma" w:cs="Tahoma"/>
      <w:sz w:val="16"/>
      <w:szCs w:val="16"/>
    </w:rPr>
  </w:style>
  <w:style w:type="paragraph" w:styleId="Nagwek">
    <w:name w:val="header"/>
    <w:basedOn w:val="Normalny"/>
    <w:link w:val="NagwekZnak"/>
    <w:uiPriority w:val="99"/>
    <w:unhideWhenUsed/>
    <w:rsid w:val="00D848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848AC"/>
  </w:style>
  <w:style w:type="paragraph" w:styleId="Stopka">
    <w:name w:val="footer"/>
    <w:basedOn w:val="Normalny"/>
    <w:link w:val="StopkaZnak"/>
    <w:uiPriority w:val="99"/>
    <w:unhideWhenUsed/>
    <w:rsid w:val="00D848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848AC"/>
  </w:style>
  <w:style w:type="paragraph" w:styleId="Tekstprzypisukocowego">
    <w:name w:val="endnote text"/>
    <w:basedOn w:val="Normalny"/>
    <w:link w:val="TekstprzypisukocowegoZnak"/>
    <w:uiPriority w:val="99"/>
    <w:semiHidden/>
    <w:unhideWhenUsed/>
    <w:rsid w:val="009B11E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B11E2"/>
    <w:rPr>
      <w:sz w:val="20"/>
      <w:szCs w:val="20"/>
    </w:rPr>
  </w:style>
  <w:style w:type="character" w:styleId="Odwoanieprzypisukocowego">
    <w:name w:val="endnote reference"/>
    <w:basedOn w:val="Domylnaczcionkaakapitu"/>
    <w:uiPriority w:val="99"/>
    <w:semiHidden/>
    <w:unhideWhenUsed/>
    <w:rsid w:val="009B11E2"/>
    <w:rPr>
      <w:vertAlign w:val="superscript"/>
    </w:rPr>
  </w:style>
  <w:style w:type="paragraph" w:styleId="Akapitzlist">
    <w:name w:val="List Paragraph"/>
    <w:basedOn w:val="Normalny"/>
    <w:uiPriority w:val="34"/>
    <w:qFormat/>
    <w:rsid w:val="00CE2A3A"/>
    <w:pPr>
      <w:ind w:left="720"/>
    </w:pPr>
  </w:style>
  <w:style w:type="character" w:styleId="Hipercze">
    <w:name w:val="Hyperlink"/>
    <w:basedOn w:val="Domylnaczcionkaakapitu"/>
    <w:uiPriority w:val="99"/>
    <w:unhideWhenUsed/>
    <w:rsid w:val="0041666A"/>
    <w:rPr>
      <w:color w:val="0000FF" w:themeColor="hyperlink"/>
      <w:u w:val="single"/>
    </w:rPr>
  </w:style>
  <w:style w:type="table" w:styleId="Tabela-Siatka">
    <w:name w:val="Table Grid"/>
    <w:basedOn w:val="Standardowy"/>
    <w:uiPriority w:val="59"/>
    <w:rsid w:val="007F0C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CC1071"/>
    <w:rPr>
      <w:color w:val="808080"/>
    </w:rPr>
  </w:style>
  <w:style w:type="table" w:customStyle="1" w:styleId="Jasnecieniowanie1">
    <w:name w:val="Jasne cieniowanie1"/>
    <w:basedOn w:val="Standardowy"/>
    <w:uiPriority w:val="60"/>
    <w:rsid w:val="007C47C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ogrubienie">
    <w:name w:val="Strong"/>
    <w:aliases w:val="Normalny + 13 pt,Kapitaliki"/>
    <w:basedOn w:val="Domylnaczcionkaakapitu"/>
    <w:qFormat/>
    <w:rsid w:val="003C09B2"/>
    <w:rPr>
      <w:b/>
      <w:bCs/>
    </w:rPr>
  </w:style>
  <w:style w:type="paragraph" w:styleId="Listapunktowana">
    <w:name w:val="List Bullet"/>
    <w:basedOn w:val="Normalny"/>
    <w:uiPriority w:val="99"/>
    <w:unhideWhenUsed/>
    <w:rsid w:val="00260F6F"/>
    <w:pPr>
      <w:tabs>
        <w:tab w:val="num" w:pos="360"/>
      </w:tabs>
      <w:ind w:left="360" w:hanging="360"/>
    </w:pPr>
  </w:style>
  <w:style w:type="character" w:styleId="UyteHipercze">
    <w:name w:val="FollowedHyperlink"/>
    <w:basedOn w:val="Domylnaczcionkaakapitu"/>
    <w:uiPriority w:val="99"/>
    <w:semiHidden/>
    <w:unhideWhenUsed/>
    <w:rsid w:val="00086CE6"/>
    <w:rPr>
      <w:color w:val="800080" w:themeColor="followedHyperlink"/>
      <w:u w:val="single"/>
    </w:rPr>
  </w:style>
  <w:style w:type="character" w:customStyle="1" w:styleId="patent-title">
    <w:name w:val="patent-title"/>
    <w:basedOn w:val="Domylnaczcionkaakapitu"/>
    <w:rsid w:val="00086CE6"/>
  </w:style>
  <w:style w:type="character" w:customStyle="1" w:styleId="patent-number">
    <w:name w:val="patent-number"/>
    <w:basedOn w:val="Domylnaczcionkaakapitu"/>
    <w:rsid w:val="00086CE6"/>
  </w:style>
  <w:style w:type="paragraph" w:customStyle="1" w:styleId="Tekstnormalny">
    <w:name w:val="Tekst normalny"/>
    <w:basedOn w:val="Normalny"/>
    <w:link w:val="TekstnormalnyZnak"/>
    <w:qFormat/>
    <w:rsid w:val="00466D81"/>
    <w:pPr>
      <w:spacing w:line="360" w:lineRule="auto"/>
      <w:jc w:val="both"/>
    </w:pPr>
    <w:rPr>
      <w:rFonts w:ascii="Times New Roman" w:hAnsi="Times New Roman" w:cs="Times New Roman"/>
      <w:sz w:val="24"/>
      <w:szCs w:val="24"/>
    </w:rPr>
  </w:style>
  <w:style w:type="character" w:customStyle="1" w:styleId="TekstnormalnyZnak">
    <w:name w:val="Tekst normalny Znak"/>
    <w:basedOn w:val="Domylnaczcionkaakapitu"/>
    <w:link w:val="Tekstnormalny"/>
    <w:rsid w:val="00466D81"/>
    <w:rPr>
      <w:rFonts w:ascii="Times New Roman" w:hAnsi="Times New Roman" w:cs="Times New Roman"/>
      <w:sz w:val="24"/>
      <w:szCs w:val="24"/>
    </w:rPr>
  </w:style>
  <w:style w:type="paragraph" w:styleId="Nagwekspisutreci">
    <w:name w:val="TOC Heading"/>
    <w:basedOn w:val="Nagwek1"/>
    <w:next w:val="Normalny"/>
    <w:uiPriority w:val="39"/>
    <w:unhideWhenUsed/>
    <w:qFormat/>
    <w:rsid w:val="00B259C3"/>
    <w:pPr>
      <w:keepNext/>
      <w:keepLines/>
      <w:numPr>
        <w:numId w:val="0"/>
      </w:numPr>
      <w:spacing w:before="480" w:after="0" w:line="276" w:lineRule="auto"/>
      <w:contextualSpacing w:val="0"/>
      <w:outlineLvl w:val="9"/>
    </w:pPr>
    <w:rPr>
      <w:rFonts w:asciiTheme="majorHAnsi" w:eastAsiaTheme="majorEastAsia" w:hAnsiTheme="majorHAnsi" w:cstheme="majorBidi"/>
      <w:bCs/>
      <w:color w:val="365F91" w:themeColor="accent1" w:themeShade="BF"/>
      <w:szCs w:val="28"/>
    </w:rPr>
  </w:style>
  <w:style w:type="paragraph" w:styleId="Spistreci1">
    <w:name w:val="toc 1"/>
    <w:basedOn w:val="Normalny"/>
    <w:next w:val="Normalny"/>
    <w:autoRedefine/>
    <w:uiPriority w:val="39"/>
    <w:unhideWhenUsed/>
    <w:rsid w:val="001F3073"/>
    <w:pPr>
      <w:spacing w:after="0" w:line="360" w:lineRule="auto"/>
    </w:pPr>
    <w:rPr>
      <w:rFonts w:ascii="Times New Roman" w:hAnsi="Times New Roman"/>
      <w:sz w:val="24"/>
    </w:rPr>
  </w:style>
  <w:style w:type="paragraph" w:styleId="Spistreci2">
    <w:name w:val="toc 2"/>
    <w:basedOn w:val="Normalny"/>
    <w:next w:val="Normalny"/>
    <w:autoRedefine/>
    <w:uiPriority w:val="39"/>
    <w:unhideWhenUsed/>
    <w:rsid w:val="001F3073"/>
    <w:pPr>
      <w:spacing w:after="0" w:line="360" w:lineRule="auto"/>
      <w:ind w:left="221"/>
    </w:pPr>
    <w:rPr>
      <w:rFonts w:ascii="Times New Roman" w:hAnsi="Times New Roman"/>
      <w:sz w:val="24"/>
    </w:rPr>
  </w:style>
  <w:style w:type="paragraph" w:styleId="Spistreci3">
    <w:name w:val="toc 3"/>
    <w:basedOn w:val="Normalny"/>
    <w:next w:val="Normalny"/>
    <w:autoRedefine/>
    <w:uiPriority w:val="39"/>
    <w:unhideWhenUsed/>
    <w:rsid w:val="001F3073"/>
    <w:pPr>
      <w:spacing w:after="0" w:line="360" w:lineRule="auto"/>
      <w:ind w:left="442"/>
    </w:pPr>
    <w:rPr>
      <w:rFonts w:ascii="Times New Roman" w:hAnsi="Times New Roman"/>
      <w:sz w:val="24"/>
    </w:rPr>
  </w:style>
  <w:style w:type="paragraph" w:customStyle="1" w:styleId="p1a">
    <w:name w:val="p1a"/>
    <w:basedOn w:val="Normalny"/>
    <w:rsid w:val="0007482D"/>
    <w:pPr>
      <w:overflowPunct w:val="0"/>
      <w:autoSpaceDE w:val="0"/>
      <w:autoSpaceDN w:val="0"/>
      <w:adjustRightInd w:val="0"/>
      <w:spacing w:after="0" w:line="240" w:lineRule="atLeast"/>
      <w:contextualSpacing w:val="0"/>
      <w:jc w:val="both"/>
      <w:textAlignment w:val="baseline"/>
    </w:pPr>
    <w:rPr>
      <w:rFonts w:ascii="Times New Roman" w:eastAsia="Times New Roman" w:hAnsi="Times New Roman" w:cs="Times New Roman"/>
      <w:sz w:val="20"/>
      <w:szCs w:val="20"/>
      <w:lang w:val="en-US" w:eastAsia="de-DE"/>
    </w:rPr>
  </w:style>
  <w:style w:type="paragraph" w:styleId="Spistreci4">
    <w:name w:val="toc 4"/>
    <w:basedOn w:val="Normalny"/>
    <w:next w:val="Normalny"/>
    <w:autoRedefine/>
    <w:uiPriority w:val="39"/>
    <w:unhideWhenUsed/>
    <w:rsid w:val="001F3073"/>
    <w:pPr>
      <w:spacing w:after="0" w:line="360" w:lineRule="auto"/>
      <w:ind w:left="658"/>
    </w:pPr>
    <w:rPr>
      <w:rFonts w:ascii="Times New Roman" w:hAnsi="Times New Roman"/>
      <w:sz w:val="24"/>
    </w:rPr>
  </w:style>
  <w:style w:type="paragraph" w:styleId="Spistreci6">
    <w:name w:val="toc 6"/>
    <w:basedOn w:val="Normalny"/>
    <w:next w:val="Normalny"/>
    <w:autoRedefine/>
    <w:uiPriority w:val="39"/>
    <w:unhideWhenUsed/>
    <w:rsid w:val="0020783B"/>
    <w:pPr>
      <w:spacing w:after="100"/>
      <w:ind w:left="1100"/>
    </w:pPr>
  </w:style>
  <w:style w:type="paragraph" w:styleId="Legenda">
    <w:name w:val="caption"/>
    <w:basedOn w:val="Normalny"/>
    <w:next w:val="Normalny"/>
    <w:uiPriority w:val="35"/>
    <w:unhideWhenUsed/>
    <w:qFormat/>
    <w:rsid w:val="001D232D"/>
    <w:pPr>
      <w:spacing w:line="240" w:lineRule="auto"/>
      <w:jc w:val="center"/>
    </w:pPr>
    <w:rPr>
      <w:rFonts w:ascii="Times New Roman" w:hAnsi="Times New Roman"/>
      <w:bCs/>
      <w:sz w:val="20"/>
      <w:szCs w:val="18"/>
    </w:rPr>
  </w:style>
  <w:style w:type="table" w:customStyle="1" w:styleId="Jasnalistaakcent11">
    <w:name w:val="Jasna lista — akcent 11"/>
    <w:basedOn w:val="Standardowy"/>
    <w:uiPriority w:val="61"/>
    <w:rsid w:val="00A934A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Mapadokumentu">
    <w:name w:val="Document Map"/>
    <w:basedOn w:val="Normalny"/>
    <w:link w:val="MapadokumentuZnak"/>
    <w:uiPriority w:val="99"/>
    <w:semiHidden/>
    <w:unhideWhenUsed/>
    <w:rsid w:val="00B211F9"/>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B211F9"/>
    <w:rPr>
      <w:rFonts w:ascii="Tahoma" w:hAnsi="Tahoma" w:cs="Tahoma"/>
      <w:sz w:val="16"/>
      <w:szCs w:val="16"/>
    </w:rPr>
  </w:style>
  <w:style w:type="character" w:customStyle="1" w:styleId="st">
    <w:name w:val="st"/>
    <w:basedOn w:val="Domylnaczcionkaakapitu"/>
    <w:rsid w:val="00ED0799"/>
  </w:style>
  <w:style w:type="paragraph" w:styleId="Spistreci5">
    <w:name w:val="toc 5"/>
    <w:basedOn w:val="Normalny"/>
    <w:next w:val="Normalny"/>
    <w:autoRedefine/>
    <w:uiPriority w:val="39"/>
    <w:unhideWhenUsed/>
    <w:rsid w:val="00CD114F"/>
    <w:pPr>
      <w:spacing w:after="100"/>
      <w:ind w:left="880"/>
      <w:contextualSpacing w:val="0"/>
    </w:pPr>
    <w:rPr>
      <w:rFonts w:eastAsiaTheme="minorEastAsia"/>
      <w:lang w:eastAsia="pl-PL"/>
    </w:rPr>
  </w:style>
  <w:style w:type="paragraph" w:styleId="Spistreci7">
    <w:name w:val="toc 7"/>
    <w:basedOn w:val="Normalny"/>
    <w:next w:val="Normalny"/>
    <w:autoRedefine/>
    <w:uiPriority w:val="39"/>
    <w:unhideWhenUsed/>
    <w:rsid w:val="00CD114F"/>
    <w:pPr>
      <w:spacing w:after="100"/>
      <w:ind w:left="1320"/>
      <w:contextualSpacing w:val="0"/>
    </w:pPr>
    <w:rPr>
      <w:rFonts w:eastAsiaTheme="minorEastAsia"/>
      <w:lang w:eastAsia="pl-PL"/>
    </w:rPr>
  </w:style>
  <w:style w:type="paragraph" w:styleId="Spistreci8">
    <w:name w:val="toc 8"/>
    <w:basedOn w:val="Normalny"/>
    <w:next w:val="Normalny"/>
    <w:autoRedefine/>
    <w:uiPriority w:val="39"/>
    <w:unhideWhenUsed/>
    <w:rsid w:val="00CD114F"/>
    <w:pPr>
      <w:spacing w:after="100"/>
      <w:ind w:left="1540"/>
      <w:contextualSpacing w:val="0"/>
    </w:pPr>
    <w:rPr>
      <w:rFonts w:eastAsiaTheme="minorEastAsia"/>
      <w:lang w:eastAsia="pl-PL"/>
    </w:rPr>
  </w:style>
  <w:style w:type="paragraph" w:styleId="Spistreci9">
    <w:name w:val="toc 9"/>
    <w:basedOn w:val="Normalny"/>
    <w:next w:val="Normalny"/>
    <w:autoRedefine/>
    <w:uiPriority w:val="39"/>
    <w:unhideWhenUsed/>
    <w:rsid w:val="00CD114F"/>
    <w:pPr>
      <w:spacing w:after="100"/>
      <w:ind w:left="1760"/>
      <w:contextualSpacing w:val="0"/>
    </w:pPr>
    <w:rPr>
      <w:rFonts w:eastAsiaTheme="minorEastAsia"/>
      <w:lang w:eastAsia="pl-PL"/>
    </w:rPr>
  </w:style>
  <w:style w:type="character" w:styleId="Odwoaniedokomentarza">
    <w:name w:val="annotation reference"/>
    <w:basedOn w:val="Domylnaczcionkaakapitu"/>
    <w:uiPriority w:val="99"/>
    <w:semiHidden/>
    <w:unhideWhenUsed/>
    <w:rsid w:val="001E0B47"/>
    <w:rPr>
      <w:sz w:val="16"/>
      <w:szCs w:val="16"/>
    </w:rPr>
  </w:style>
  <w:style w:type="paragraph" w:styleId="Tekstkomentarza">
    <w:name w:val="annotation text"/>
    <w:basedOn w:val="Normalny"/>
    <w:link w:val="TekstkomentarzaZnak"/>
    <w:uiPriority w:val="99"/>
    <w:semiHidden/>
    <w:unhideWhenUsed/>
    <w:rsid w:val="001E0B47"/>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E0B47"/>
    <w:rPr>
      <w:sz w:val="20"/>
      <w:szCs w:val="20"/>
    </w:rPr>
  </w:style>
  <w:style w:type="paragraph" w:styleId="Tematkomentarza">
    <w:name w:val="annotation subject"/>
    <w:basedOn w:val="Tekstkomentarza"/>
    <w:next w:val="Tekstkomentarza"/>
    <w:link w:val="TematkomentarzaZnak"/>
    <w:uiPriority w:val="99"/>
    <w:semiHidden/>
    <w:unhideWhenUsed/>
    <w:rsid w:val="001E0B47"/>
    <w:rPr>
      <w:b/>
      <w:bCs/>
    </w:rPr>
  </w:style>
  <w:style w:type="character" w:customStyle="1" w:styleId="TematkomentarzaZnak">
    <w:name w:val="Temat komentarza Znak"/>
    <w:basedOn w:val="TekstkomentarzaZnak"/>
    <w:link w:val="Tematkomentarza"/>
    <w:uiPriority w:val="99"/>
    <w:semiHidden/>
    <w:rsid w:val="001E0B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6060">
      <w:bodyDiv w:val="1"/>
      <w:marLeft w:val="0"/>
      <w:marRight w:val="0"/>
      <w:marTop w:val="0"/>
      <w:marBottom w:val="0"/>
      <w:divBdr>
        <w:top w:val="none" w:sz="0" w:space="0" w:color="auto"/>
        <w:left w:val="none" w:sz="0" w:space="0" w:color="auto"/>
        <w:bottom w:val="none" w:sz="0" w:space="0" w:color="auto"/>
        <w:right w:val="none" w:sz="0" w:space="0" w:color="auto"/>
      </w:divBdr>
      <w:divsChild>
        <w:div w:id="4793700">
          <w:marLeft w:val="0"/>
          <w:marRight w:val="0"/>
          <w:marTop w:val="0"/>
          <w:marBottom w:val="0"/>
          <w:divBdr>
            <w:top w:val="none" w:sz="0" w:space="0" w:color="auto"/>
            <w:left w:val="none" w:sz="0" w:space="0" w:color="auto"/>
            <w:bottom w:val="none" w:sz="0" w:space="0" w:color="auto"/>
            <w:right w:val="none" w:sz="0" w:space="0" w:color="auto"/>
          </w:divBdr>
          <w:divsChild>
            <w:div w:id="17972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286">
      <w:bodyDiv w:val="1"/>
      <w:marLeft w:val="0"/>
      <w:marRight w:val="0"/>
      <w:marTop w:val="0"/>
      <w:marBottom w:val="0"/>
      <w:divBdr>
        <w:top w:val="none" w:sz="0" w:space="0" w:color="auto"/>
        <w:left w:val="none" w:sz="0" w:space="0" w:color="auto"/>
        <w:bottom w:val="none" w:sz="0" w:space="0" w:color="auto"/>
        <w:right w:val="none" w:sz="0" w:space="0" w:color="auto"/>
      </w:divBdr>
      <w:divsChild>
        <w:div w:id="1477527143">
          <w:marLeft w:val="0"/>
          <w:marRight w:val="0"/>
          <w:marTop w:val="0"/>
          <w:marBottom w:val="0"/>
          <w:divBdr>
            <w:top w:val="none" w:sz="0" w:space="0" w:color="auto"/>
            <w:left w:val="none" w:sz="0" w:space="0" w:color="auto"/>
            <w:bottom w:val="none" w:sz="0" w:space="0" w:color="auto"/>
            <w:right w:val="none" w:sz="0" w:space="0" w:color="auto"/>
          </w:divBdr>
        </w:div>
      </w:divsChild>
    </w:div>
    <w:div w:id="78603140">
      <w:bodyDiv w:val="1"/>
      <w:marLeft w:val="0"/>
      <w:marRight w:val="0"/>
      <w:marTop w:val="0"/>
      <w:marBottom w:val="0"/>
      <w:divBdr>
        <w:top w:val="none" w:sz="0" w:space="0" w:color="auto"/>
        <w:left w:val="none" w:sz="0" w:space="0" w:color="auto"/>
        <w:bottom w:val="none" w:sz="0" w:space="0" w:color="auto"/>
        <w:right w:val="none" w:sz="0" w:space="0" w:color="auto"/>
      </w:divBdr>
    </w:div>
    <w:div w:id="212009996">
      <w:bodyDiv w:val="1"/>
      <w:marLeft w:val="0"/>
      <w:marRight w:val="0"/>
      <w:marTop w:val="0"/>
      <w:marBottom w:val="0"/>
      <w:divBdr>
        <w:top w:val="none" w:sz="0" w:space="0" w:color="auto"/>
        <w:left w:val="none" w:sz="0" w:space="0" w:color="auto"/>
        <w:bottom w:val="none" w:sz="0" w:space="0" w:color="auto"/>
        <w:right w:val="none" w:sz="0" w:space="0" w:color="auto"/>
      </w:divBdr>
      <w:divsChild>
        <w:div w:id="723724735">
          <w:marLeft w:val="0"/>
          <w:marRight w:val="0"/>
          <w:marTop w:val="0"/>
          <w:marBottom w:val="0"/>
          <w:divBdr>
            <w:top w:val="none" w:sz="0" w:space="0" w:color="auto"/>
            <w:left w:val="none" w:sz="0" w:space="0" w:color="auto"/>
            <w:bottom w:val="none" w:sz="0" w:space="0" w:color="auto"/>
            <w:right w:val="none" w:sz="0" w:space="0" w:color="auto"/>
          </w:divBdr>
        </w:div>
      </w:divsChild>
    </w:div>
    <w:div w:id="238713789">
      <w:bodyDiv w:val="1"/>
      <w:marLeft w:val="0"/>
      <w:marRight w:val="0"/>
      <w:marTop w:val="0"/>
      <w:marBottom w:val="0"/>
      <w:divBdr>
        <w:top w:val="none" w:sz="0" w:space="0" w:color="auto"/>
        <w:left w:val="none" w:sz="0" w:space="0" w:color="auto"/>
        <w:bottom w:val="none" w:sz="0" w:space="0" w:color="auto"/>
        <w:right w:val="none" w:sz="0" w:space="0" w:color="auto"/>
      </w:divBdr>
    </w:div>
    <w:div w:id="356584231">
      <w:bodyDiv w:val="1"/>
      <w:marLeft w:val="0"/>
      <w:marRight w:val="0"/>
      <w:marTop w:val="0"/>
      <w:marBottom w:val="0"/>
      <w:divBdr>
        <w:top w:val="none" w:sz="0" w:space="0" w:color="auto"/>
        <w:left w:val="none" w:sz="0" w:space="0" w:color="auto"/>
        <w:bottom w:val="none" w:sz="0" w:space="0" w:color="auto"/>
        <w:right w:val="none" w:sz="0" w:space="0" w:color="auto"/>
      </w:divBdr>
    </w:div>
    <w:div w:id="388766310">
      <w:bodyDiv w:val="1"/>
      <w:marLeft w:val="0"/>
      <w:marRight w:val="0"/>
      <w:marTop w:val="0"/>
      <w:marBottom w:val="0"/>
      <w:divBdr>
        <w:top w:val="none" w:sz="0" w:space="0" w:color="auto"/>
        <w:left w:val="none" w:sz="0" w:space="0" w:color="auto"/>
        <w:bottom w:val="none" w:sz="0" w:space="0" w:color="auto"/>
        <w:right w:val="none" w:sz="0" w:space="0" w:color="auto"/>
      </w:divBdr>
    </w:div>
    <w:div w:id="404186883">
      <w:bodyDiv w:val="1"/>
      <w:marLeft w:val="0"/>
      <w:marRight w:val="0"/>
      <w:marTop w:val="0"/>
      <w:marBottom w:val="0"/>
      <w:divBdr>
        <w:top w:val="none" w:sz="0" w:space="0" w:color="auto"/>
        <w:left w:val="none" w:sz="0" w:space="0" w:color="auto"/>
        <w:bottom w:val="none" w:sz="0" w:space="0" w:color="auto"/>
        <w:right w:val="none" w:sz="0" w:space="0" w:color="auto"/>
      </w:divBdr>
      <w:divsChild>
        <w:div w:id="517887753">
          <w:marLeft w:val="0"/>
          <w:marRight w:val="0"/>
          <w:marTop w:val="0"/>
          <w:marBottom w:val="0"/>
          <w:divBdr>
            <w:top w:val="none" w:sz="0" w:space="0" w:color="auto"/>
            <w:left w:val="none" w:sz="0" w:space="0" w:color="auto"/>
            <w:bottom w:val="none" w:sz="0" w:space="0" w:color="auto"/>
            <w:right w:val="none" w:sz="0" w:space="0" w:color="auto"/>
          </w:divBdr>
        </w:div>
      </w:divsChild>
    </w:div>
    <w:div w:id="592666842">
      <w:bodyDiv w:val="1"/>
      <w:marLeft w:val="0"/>
      <w:marRight w:val="0"/>
      <w:marTop w:val="0"/>
      <w:marBottom w:val="0"/>
      <w:divBdr>
        <w:top w:val="none" w:sz="0" w:space="0" w:color="auto"/>
        <w:left w:val="none" w:sz="0" w:space="0" w:color="auto"/>
        <w:bottom w:val="none" w:sz="0" w:space="0" w:color="auto"/>
        <w:right w:val="none" w:sz="0" w:space="0" w:color="auto"/>
      </w:divBdr>
    </w:div>
    <w:div w:id="599220987">
      <w:bodyDiv w:val="1"/>
      <w:marLeft w:val="0"/>
      <w:marRight w:val="0"/>
      <w:marTop w:val="0"/>
      <w:marBottom w:val="0"/>
      <w:divBdr>
        <w:top w:val="none" w:sz="0" w:space="0" w:color="auto"/>
        <w:left w:val="none" w:sz="0" w:space="0" w:color="auto"/>
        <w:bottom w:val="none" w:sz="0" w:space="0" w:color="auto"/>
        <w:right w:val="none" w:sz="0" w:space="0" w:color="auto"/>
      </w:divBdr>
    </w:div>
    <w:div w:id="769666791">
      <w:bodyDiv w:val="1"/>
      <w:marLeft w:val="0"/>
      <w:marRight w:val="0"/>
      <w:marTop w:val="0"/>
      <w:marBottom w:val="0"/>
      <w:divBdr>
        <w:top w:val="none" w:sz="0" w:space="0" w:color="auto"/>
        <w:left w:val="none" w:sz="0" w:space="0" w:color="auto"/>
        <w:bottom w:val="none" w:sz="0" w:space="0" w:color="auto"/>
        <w:right w:val="none" w:sz="0" w:space="0" w:color="auto"/>
      </w:divBdr>
      <w:divsChild>
        <w:div w:id="387726151">
          <w:marLeft w:val="0"/>
          <w:marRight w:val="0"/>
          <w:marTop w:val="0"/>
          <w:marBottom w:val="0"/>
          <w:divBdr>
            <w:top w:val="none" w:sz="0" w:space="0" w:color="auto"/>
            <w:left w:val="none" w:sz="0" w:space="0" w:color="auto"/>
            <w:bottom w:val="none" w:sz="0" w:space="0" w:color="auto"/>
            <w:right w:val="none" w:sz="0" w:space="0" w:color="auto"/>
          </w:divBdr>
        </w:div>
      </w:divsChild>
    </w:div>
    <w:div w:id="789250542">
      <w:bodyDiv w:val="1"/>
      <w:marLeft w:val="0"/>
      <w:marRight w:val="0"/>
      <w:marTop w:val="0"/>
      <w:marBottom w:val="0"/>
      <w:divBdr>
        <w:top w:val="none" w:sz="0" w:space="0" w:color="auto"/>
        <w:left w:val="none" w:sz="0" w:space="0" w:color="auto"/>
        <w:bottom w:val="none" w:sz="0" w:space="0" w:color="auto"/>
        <w:right w:val="none" w:sz="0" w:space="0" w:color="auto"/>
      </w:divBdr>
      <w:divsChild>
        <w:div w:id="1500197863">
          <w:marLeft w:val="0"/>
          <w:marRight w:val="0"/>
          <w:marTop w:val="0"/>
          <w:marBottom w:val="0"/>
          <w:divBdr>
            <w:top w:val="none" w:sz="0" w:space="0" w:color="auto"/>
            <w:left w:val="none" w:sz="0" w:space="0" w:color="auto"/>
            <w:bottom w:val="none" w:sz="0" w:space="0" w:color="auto"/>
            <w:right w:val="none" w:sz="0" w:space="0" w:color="auto"/>
          </w:divBdr>
        </w:div>
      </w:divsChild>
    </w:div>
    <w:div w:id="829292829">
      <w:bodyDiv w:val="1"/>
      <w:marLeft w:val="0"/>
      <w:marRight w:val="0"/>
      <w:marTop w:val="0"/>
      <w:marBottom w:val="0"/>
      <w:divBdr>
        <w:top w:val="none" w:sz="0" w:space="0" w:color="auto"/>
        <w:left w:val="none" w:sz="0" w:space="0" w:color="auto"/>
        <w:bottom w:val="none" w:sz="0" w:space="0" w:color="auto"/>
        <w:right w:val="none" w:sz="0" w:space="0" w:color="auto"/>
      </w:divBdr>
    </w:div>
    <w:div w:id="873033789">
      <w:bodyDiv w:val="1"/>
      <w:marLeft w:val="0"/>
      <w:marRight w:val="0"/>
      <w:marTop w:val="0"/>
      <w:marBottom w:val="0"/>
      <w:divBdr>
        <w:top w:val="none" w:sz="0" w:space="0" w:color="auto"/>
        <w:left w:val="none" w:sz="0" w:space="0" w:color="auto"/>
        <w:bottom w:val="none" w:sz="0" w:space="0" w:color="auto"/>
        <w:right w:val="none" w:sz="0" w:space="0" w:color="auto"/>
      </w:divBdr>
    </w:div>
    <w:div w:id="910893966">
      <w:bodyDiv w:val="1"/>
      <w:marLeft w:val="0"/>
      <w:marRight w:val="0"/>
      <w:marTop w:val="0"/>
      <w:marBottom w:val="0"/>
      <w:divBdr>
        <w:top w:val="none" w:sz="0" w:space="0" w:color="auto"/>
        <w:left w:val="none" w:sz="0" w:space="0" w:color="auto"/>
        <w:bottom w:val="none" w:sz="0" w:space="0" w:color="auto"/>
        <w:right w:val="none" w:sz="0" w:space="0" w:color="auto"/>
      </w:divBdr>
      <w:divsChild>
        <w:div w:id="721054268">
          <w:marLeft w:val="0"/>
          <w:marRight w:val="0"/>
          <w:marTop w:val="0"/>
          <w:marBottom w:val="0"/>
          <w:divBdr>
            <w:top w:val="none" w:sz="0" w:space="0" w:color="auto"/>
            <w:left w:val="none" w:sz="0" w:space="0" w:color="auto"/>
            <w:bottom w:val="none" w:sz="0" w:space="0" w:color="auto"/>
            <w:right w:val="none" w:sz="0" w:space="0" w:color="auto"/>
          </w:divBdr>
          <w:divsChild>
            <w:div w:id="1860317836">
              <w:marLeft w:val="0"/>
              <w:marRight w:val="0"/>
              <w:marTop w:val="0"/>
              <w:marBottom w:val="0"/>
              <w:divBdr>
                <w:top w:val="none" w:sz="0" w:space="0" w:color="auto"/>
                <w:left w:val="none" w:sz="0" w:space="0" w:color="auto"/>
                <w:bottom w:val="none" w:sz="0" w:space="0" w:color="auto"/>
                <w:right w:val="none" w:sz="0" w:space="0" w:color="auto"/>
              </w:divBdr>
              <w:divsChild>
                <w:div w:id="1078482372">
                  <w:marLeft w:val="0"/>
                  <w:marRight w:val="0"/>
                  <w:marTop w:val="0"/>
                  <w:marBottom w:val="0"/>
                  <w:divBdr>
                    <w:top w:val="none" w:sz="0" w:space="0" w:color="auto"/>
                    <w:left w:val="none" w:sz="0" w:space="0" w:color="auto"/>
                    <w:bottom w:val="none" w:sz="0" w:space="0" w:color="auto"/>
                    <w:right w:val="none" w:sz="0" w:space="0" w:color="auto"/>
                  </w:divBdr>
                  <w:divsChild>
                    <w:div w:id="1756702524">
                      <w:marLeft w:val="0"/>
                      <w:marRight w:val="0"/>
                      <w:marTop w:val="0"/>
                      <w:marBottom w:val="0"/>
                      <w:divBdr>
                        <w:top w:val="none" w:sz="0" w:space="0" w:color="auto"/>
                        <w:left w:val="none" w:sz="0" w:space="0" w:color="auto"/>
                        <w:bottom w:val="none" w:sz="0" w:space="0" w:color="auto"/>
                        <w:right w:val="none" w:sz="0" w:space="0" w:color="auto"/>
                      </w:divBdr>
                      <w:divsChild>
                        <w:div w:id="105697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829510">
      <w:bodyDiv w:val="1"/>
      <w:marLeft w:val="0"/>
      <w:marRight w:val="0"/>
      <w:marTop w:val="0"/>
      <w:marBottom w:val="0"/>
      <w:divBdr>
        <w:top w:val="none" w:sz="0" w:space="0" w:color="auto"/>
        <w:left w:val="none" w:sz="0" w:space="0" w:color="auto"/>
        <w:bottom w:val="none" w:sz="0" w:space="0" w:color="auto"/>
        <w:right w:val="none" w:sz="0" w:space="0" w:color="auto"/>
      </w:divBdr>
      <w:divsChild>
        <w:div w:id="1325671314">
          <w:marLeft w:val="0"/>
          <w:marRight w:val="0"/>
          <w:marTop w:val="0"/>
          <w:marBottom w:val="0"/>
          <w:divBdr>
            <w:top w:val="none" w:sz="0" w:space="0" w:color="auto"/>
            <w:left w:val="none" w:sz="0" w:space="0" w:color="auto"/>
            <w:bottom w:val="none" w:sz="0" w:space="0" w:color="auto"/>
            <w:right w:val="none" w:sz="0" w:space="0" w:color="auto"/>
          </w:divBdr>
          <w:divsChild>
            <w:div w:id="2004356976">
              <w:marLeft w:val="0"/>
              <w:marRight w:val="0"/>
              <w:marTop w:val="0"/>
              <w:marBottom w:val="0"/>
              <w:divBdr>
                <w:top w:val="none" w:sz="0" w:space="0" w:color="auto"/>
                <w:left w:val="none" w:sz="0" w:space="0" w:color="auto"/>
                <w:bottom w:val="none" w:sz="0" w:space="0" w:color="auto"/>
                <w:right w:val="none" w:sz="0" w:space="0" w:color="auto"/>
              </w:divBdr>
              <w:divsChild>
                <w:div w:id="227620320">
                  <w:marLeft w:val="0"/>
                  <w:marRight w:val="0"/>
                  <w:marTop w:val="0"/>
                  <w:marBottom w:val="0"/>
                  <w:divBdr>
                    <w:top w:val="none" w:sz="0" w:space="0" w:color="auto"/>
                    <w:left w:val="none" w:sz="0" w:space="0" w:color="auto"/>
                    <w:bottom w:val="none" w:sz="0" w:space="0" w:color="auto"/>
                    <w:right w:val="none" w:sz="0" w:space="0" w:color="auto"/>
                  </w:divBdr>
                  <w:divsChild>
                    <w:div w:id="860750898">
                      <w:marLeft w:val="0"/>
                      <w:marRight w:val="0"/>
                      <w:marTop w:val="0"/>
                      <w:marBottom w:val="0"/>
                      <w:divBdr>
                        <w:top w:val="none" w:sz="0" w:space="0" w:color="auto"/>
                        <w:left w:val="none" w:sz="0" w:space="0" w:color="auto"/>
                        <w:bottom w:val="none" w:sz="0" w:space="0" w:color="auto"/>
                        <w:right w:val="none" w:sz="0" w:space="0" w:color="auto"/>
                      </w:divBdr>
                      <w:divsChild>
                        <w:div w:id="1182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855121">
      <w:bodyDiv w:val="1"/>
      <w:marLeft w:val="0"/>
      <w:marRight w:val="0"/>
      <w:marTop w:val="0"/>
      <w:marBottom w:val="0"/>
      <w:divBdr>
        <w:top w:val="none" w:sz="0" w:space="0" w:color="auto"/>
        <w:left w:val="none" w:sz="0" w:space="0" w:color="auto"/>
        <w:bottom w:val="none" w:sz="0" w:space="0" w:color="auto"/>
        <w:right w:val="none" w:sz="0" w:space="0" w:color="auto"/>
      </w:divBdr>
      <w:divsChild>
        <w:div w:id="657004457">
          <w:marLeft w:val="0"/>
          <w:marRight w:val="0"/>
          <w:marTop w:val="0"/>
          <w:marBottom w:val="0"/>
          <w:divBdr>
            <w:top w:val="none" w:sz="0" w:space="0" w:color="auto"/>
            <w:left w:val="none" w:sz="0" w:space="0" w:color="auto"/>
            <w:bottom w:val="none" w:sz="0" w:space="0" w:color="auto"/>
            <w:right w:val="none" w:sz="0" w:space="0" w:color="auto"/>
          </w:divBdr>
        </w:div>
      </w:divsChild>
    </w:div>
    <w:div w:id="1082414871">
      <w:bodyDiv w:val="1"/>
      <w:marLeft w:val="0"/>
      <w:marRight w:val="0"/>
      <w:marTop w:val="0"/>
      <w:marBottom w:val="0"/>
      <w:divBdr>
        <w:top w:val="none" w:sz="0" w:space="0" w:color="auto"/>
        <w:left w:val="none" w:sz="0" w:space="0" w:color="auto"/>
        <w:bottom w:val="none" w:sz="0" w:space="0" w:color="auto"/>
        <w:right w:val="none" w:sz="0" w:space="0" w:color="auto"/>
      </w:divBdr>
    </w:div>
    <w:div w:id="1093473847">
      <w:bodyDiv w:val="1"/>
      <w:marLeft w:val="0"/>
      <w:marRight w:val="0"/>
      <w:marTop w:val="0"/>
      <w:marBottom w:val="0"/>
      <w:divBdr>
        <w:top w:val="none" w:sz="0" w:space="0" w:color="auto"/>
        <w:left w:val="none" w:sz="0" w:space="0" w:color="auto"/>
        <w:bottom w:val="none" w:sz="0" w:space="0" w:color="auto"/>
        <w:right w:val="none" w:sz="0" w:space="0" w:color="auto"/>
      </w:divBdr>
    </w:div>
    <w:div w:id="1123496907">
      <w:bodyDiv w:val="1"/>
      <w:marLeft w:val="0"/>
      <w:marRight w:val="0"/>
      <w:marTop w:val="0"/>
      <w:marBottom w:val="0"/>
      <w:divBdr>
        <w:top w:val="none" w:sz="0" w:space="0" w:color="auto"/>
        <w:left w:val="none" w:sz="0" w:space="0" w:color="auto"/>
        <w:bottom w:val="none" w:sz="0" w:space="0" w:color="auto"/>
        <w:right w:val="none" w:sz="0" w:space="0" w:color="auto"/>
      </w:divBdr>
      <w:divsChild>
        <w:div w:id="2030640612">
          <w:marLeft w:val="0"/>
          <w:marRight w:val="0"/>
          <w:marTop w:val="0"/>
          <w:marBottom w:val="0"/>
          <w:divBdr>
            <w:top w:val="none" w:sz="0" w:space="0" w:color="auto"/>
            <w:left w:val="none" w:sz="0" w:space="0" w:color="auto"/>
            <w:bottom w:val="none" w:sz="0" w:space="0" w:color="auto"/>
            <w:right w:val="none" w:sz="0" w:space="0" w:color="auto"/>
          </w:divBdr>
        </w:div>
      </w:divsChild>
    </w:div>
    <w:div w:id="1313175952">
      <w:bodyDiv w:val="1"/>
      <w:marLeft w:val="0"/>
      <w:marRight w:val="0"/>
      <w:marTop w:val="0"/>
      <w:marBottom w:val="0"/>
      <w:divBdr>
        <w:top w:val="none" w:sz="0" w:space="0" w:color="auto"/>
        <w:left w:val="none" w:sz="0" w:space="0" w:color="auto"/>
        <w:bottom w:val="none" w:sz="0" w:space="0" w:color="auto"/>
        <w:right w:val="none" w:sz="0" w:space="0" w:color="auto"/>
      </w:divBdr>
    </w:div>
    <w:div w:id="1343583727">
      <w:bodyDiv w:val="1"/>
      <w:marLeft w:val="0"/>
      <w:marRight w:val="0"/>
      <w:marTop w:val="0"/>
      <w:marBottom w:val="0"/>
      <w:divBdr>
        <w:top w:val="none" w:sz="0" w:space="0" w:color="auto"/>
        <w:left w:val="none" w:sz="0" w:space="0" w:color="auto"/>
        <w:bottom w:val="none" w:sz="0" w:space="0" w:color="auto"/>
        <w:right w:val="none" w:sz="0" w:space="0" w:color="auto"/>
      </w:divBdr>
    </w:div>
    <w:div w:id="1369645894">
      <w:bodyDiv w:val="1"/>
      <w:marLeft w:val="0"/>
      <w:marRight w:val="0"/>
      <w:marTop w:val="0"/>
      <w:marBottom w:val="0"/>
      <w:divBdr>
        <w:top w:val="none" w:sz="0" w:space="0" w:color="auto"/>
        <w:left w:val="none" w:sz="0" w:space="0" w:color="auto"/>
        <w:bottom w:val="none" w:sz="0" w:space="0" w:color="auto"/>
        <w:right w:val="none" w:sz="0" w:space="0" w:color="auto"/>
      </w:divBdr>
      <w:divsChild>
        <w:div w:id="751467040">
          <w:marLeft w:val="0"/>
          <w:marRight w:val="0"/>
          <w:marTop w:val="0"/>
          <w:marBottom w:val="0"/>
          <w:divBdr>
            <w:top w:val="none" w:sz="0" w:space="0" w:color="auto"/>
            <w:left w:val="none" w:sz="0" w:space="0" w:color="auto"/>
            <w:bottom w:val="none" w:sz="0" w:space="0" w:color="auto"/>
            <w:right w:val="none" w:sz="0" w:space="0" w:color="auto"/>
          </w:divBdr>
          <w:divsChild>
            <w:div w:id="1071849819">
              <w:marLeft w:val="0"/>
              <w:marRight w:val="0"/>
              <w:marTop w:val="0"/>
              <w:marBottom w:val="0"/>
              <w:divBdr>
                <w:top w:val="none" w:sz="0" w:space="0" w:color="auto"/>
                <w:left w:val="none" w:sz="0" w:space="0" w:color="auto"/>
                <w:bottom w:val="none" w:sz="0" w:space="0" w:color="auto"/>
                <w:right w:val="none" w:sz="0" w:space="0" w:color="auto"/>
              </w:divBdr>
              <w:divsChild>
                <w:div w:id="1434088858">
                  <w:marLeft w:val="0"/>
                  <w:marRight w:val="0"/>
                  <w:marTop w:val="0"/>
                  <w:marBottom w:val="0"/>
                  <w:divBdr>
                    <w:top w:val="none" w:sz="0" w:space="0" w:color="auto"/>
                    <w:left w:val="none" w:sz="0" w:space="0" w:color="auto"/>
                    <w:bottom w:val="none" w:sz="0" w:space="0" w:color="auto"/>
                    <w:right w:val="none" w:sz="0" w:space="0" w:color="auto"/>
                  </w:divBdr>
                  <w:divsChild>
                    <w:div w:id="2119984788">
                      <w:marLeft w:val="0"/>
                      <w:marRight w:val="0"/>
                      <w:marTop w:val="0"/>
                      <w:marBottom w:val="0"/>
                      <w:divBdr>
                        <w:top w:val="none" w:sz="0" w:space="0" w:color="auto"/>
                        <w:left w:val="none" w:sz="0" w:space="0" w:color="auto"/>
                        <w:bottom w:val="none" w:sz="0" w:space="0" w:color="auto"/>
                        <w:right w:val="none" w:sz="0" w:space="0" w:color="auto"/>
                      </w:divBdr>
                      <w:divsChild>
                        <w:div w:id="10841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276872">
      <w:bodyDiv w:val="1"/>
      <w:marLeft w:val="0"/>
      <w:marRight w:val="0"/>
      <w:marTop w:val="0"/>
      <w:marBottom w:val="0"/>
      <w:divBdr>
        <w:top w:val="none" w:sz="0" w:space="0" w:color="auto"/>
        <w:left w:val="none" w:sz="0" w:space="0" w:color="auto"/>
        <w:bottom w:val="none" w:sz="0" w:space="0" w:color="auto"/>
        <w:right w:val="none" w:sz="0" w:space="0" w:color="auto"/>
      </w:divBdr>
    </w:div>
    <w:div w:id="1413551332">
      <w:bodyDiv w:val="1"/>
      <w:marLeft w:val="0"/>
      <w:marRight w:val="0"/>
      <w:marTop w:val="0"/>
      <w:marBottom w:val="0"/>
      <w:divBdr>
        <w:top w:val="none" w:sz="0" w:space="0" w:color="auto"/>
        <w:left w:val="none" w:sz="0" w:space="0" w:color="auto"/>
        <w:bottom w:val="none" w:sz="0" w:space="0" w:color="auto"/>
        <w:right w:val="none" w:sz="0" w:space="0" w:color="auto"/>
      </w:divBdr>
      <w:divsChild>
        <w:div w:id="110251753">
          <w:marLeft w:val="0"/>
          <w:marRight w:val="0"/>
          <w:marTop w:val="0"/>
          <w:marBottom w:val="0"/>
          <w:divBdr>
            <w:top w:val="none" w:sz="0" w:space="0" w:color="auto"/>
            <w:left w:val="none" w:sz="0" w:space="0" w:color="auto"/>
            <w:bottom w:val="none" w:sz="0" w:space="0" w:color="auto"/>
            <w:right w:val="none" w:sz="0" w:space="0" w:color="auto"/>
          </w:divBdr>
          <w:divsChild>
            <w:div w:id="1933734029">
              <w:marLeft w:val="0"/>
              <w:marRight w:val="0"/>
              <w:marTop w:val="0"/>
              <w:marBottom w:val="0"/>
              <w:divBdr>
                <w:top w:val="none" w:sz="0" w:space="0" w:color="auto"/>
                <w:left w:val="none" w:sz="0" w:space="0" w:color="auto"/>
                <w:bottom w:val="none" w:sz="0" w:space="0" w:color="auto"/>
                <w:right w:val="none" w:sz="0" w:space="0" w:color="auto"/>
              </w:divBdr>
              <w:divsChild>
                <w:div w:id="21344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82990">
      <w:bodyDiv w:val="1"/>
      <w:marLeft w:val="0"/>
      <w:marRight w:val="0"/>
      <w:marTop w:val="0"/>
      <w:marBottom w:val="0"/>
      <w:divBdr>
        <w:top w:val="none" w:sz="0" w:space="0" w:color="auto"/>
        <w:left w:val="none" w:sz="0" w:space="0" w:color="auto"/>
        <w:bottom w:val="none" w:sz="0" w:space="0" w:color="auto"/>
        <w:right w:val="none" w:sz="0" w:space="0" w:color="auto"/>
      </w:divBdr>
    </w:div>
    <w:div w:id="1447852143">
      <w:bodyDiv w:val="1"/>
      <w:marLeft w:val="0"/>
      <w:marRight w:val="0"/>
      <w:marTop w:val="0"/>
      <w:marBottom w:val="0"/>
      <w:divBdr>
        <w:top w:val="none" w:sz="0" w:space="0" w:color="auto"/>
        <w:left w:val="none" w:sz="0" w:space="0" w:color="auto"/>
        <w:bottom w:val="none" w:sz="0" w:space="0" w:color="auto"/>
        <w:right w:val="none" w:sz="0" w:space="0" w:color="auto"/>
      </w:divBdr>
    </w:div>
    <w:div w:id="1466585876">
      <w:bodyDiv w:val="1"/>
      <w:marLeft w:val="0"/>
      <w:marRight w:val="0"/>
      <w:marTop w:val="0"/>
      <w:marBottom w:val="0"/>
      <w:divBdr>
        <w:top w:val="none" w:sz="0" w:space="0" w:color="auto"/>
        <w:left w:val="none" w:sz="0" w:space="0" w:color="auto"/>
        <w:bottom w:val="none" w:sz="0" w:space="0" w:color="auto"/>
        <w:right w:val="none" w:sz="0" w:space="0" w:color="auto"/>
      </w:divBdr>
    </w:div>
    <w:div w:id="1496994908">
      <w:bodyDiv w:val="1"/>
      <w:marLeft w:val="0"/>
      <w:marRight w:val="0"/>
      <w:marTop w:val="0"/>
      <w:marBottom w:val="0"/>
      <w:divBdr>
        <w:top w:val="none" w:sz="0" w:space="0" w:color="auto"/>
        <w:left w:val="none" w:sz="0" w:space="0" w:color="auto"/>
        <w:bottom w:val="none" w:sz="0" w:space="0" w:color="auto"/>
        <w:right w:val="none" w:sz="0" w:space="0" w:color="auto"/>
      </w:divBdr>
    </w:div>
    <w:div w:id="1516310252">
      <w:bodyDiv w:val="1"/>
      <w:marLeft w:val="0"/>
      <w:marRight w:val="0"/>
      <w:marTop w:val="0"/>
      <w:marBottom w:val="0"/>
      <w:divBdr>
        <w:top w:val="none" w:sz="0" w:space="0" w:color="auto"/>
        <w:left w:val="none" w:sz="0" w:space="0" w:color="auto"/>
        <w:bottom w:val="none" w:sz="0" w:space="0" w:color="auto"/>
        <w:right w:val="none" w:sz="0" w:space="0" w:color="auto"/>
      </w:divBdr>
    </w:div>
    <w:div w:id="1759445198">
      <w:bodyDiv w:val="1"/>
      <w:marLeft w:val="0"/>
      <w:marRight w:val="0"/>
      <w:marTop w:val="0"/>
      <w:marBottom w:val="0"/>
      <w:divBdr>
        <w:top w:val="none" w:sz="0" w:space="0" w:color="auto"/>
        <w:left w:val="none" w:sz="0" w:space="0" w:color="auto"/>
        <w:bottom w:val="none" w:sz="0" w:space="0" w:color="auto"/>
        <w:right w:val="none" w:sz="0" w:space="0" w:color="auto"/>
      </w:divBdr>
      <w:divsChild>
        <w:div w:id="1444806719">
          <w:marLeft w:val="0"/>
          <w:marRight w:val="0"/>
          <w:marTop w:val="0"/>
          <w:marBottom w:val="0"/>
          <w:divBdr>
            <w:top w:val="none" w:sz="0" w:space="0" w:color="auto"/>
            <w:left w:val="none" w:sz="0" w:space="0" w:color="auto"/>
            <w:bottom w:val="none" w:sz="0" w:space="0" w:color="auto"/>
            <w:right w:val="none" w:sz="0" w:space="0" w:color="auto"/>
          </w:divBdr>
        </w:div>
      </w:divsChild>
    </w:div>
    <w:div w:id="1780251724">
      <w:bodyDiv w:val="1"/>
      <w:marLeft w:val="0"/>
      <w:marRight w:val="0"/>
      <w:marTop w:val="0"/>
      <w:marBottom w:val="0"/>
      <w:divBdr>
        <w:top w:val="none" w:sz="0" w:space="0" w:color="auto"/>
        <w:left w:val="none" w:sz="0" w:space="0" w:color="auto"/>
        <w:bottom w:val="none" w:sz="0" w:space="0" w:color="auto"/>
        <w:right w:val="none" w:sz="0" w:space="0" w:color="auto"/>
      </w:divBdr>
    </w:div>
    <w:div w:id="1818642470">
      <w:bodyDiv w:val="1"/>
      <w:marLeft w:val="0"/>
      <w:marRight w:val="0"/>
      <w:marTop w:val="0"/>
      <w:marBottom w:val="0"/>
      <w:divBdr>
        <w:top w:val="none" w:sz="0" w:space="0" w:color="auto"/>
        <w:left w:val="none" w:sz="0" w:space="0" w:color="auto"/>
        <w:bottom w:val="none" w:sz="0" w:space="0" w:color="auto"/>
        <w:right w:val="none" w:sz="0" w:space="0" w:color="auto"/>
      </w:divBdr>
    </w:div>
    <w:div w:id="1866164759">
      <w:bodyDiv w:val="1"/>
      <w:marLeft w:val="0"/>
      <w:marRight w:val="0"/>
      <w:marTop w:val="0"/>
      <w:marBottom w:val="0"/>
      <w:divBdr>
        <w:top w:val="none" w:sz="0" w:space="0" w:color="auto"/>
        <w:left w:val="none" w:sz="0" w:space="0" w:color="auto"/>
        <w:bottom w:val="none" w:sz="0" w:space="0" w:color="auto"/>
        <w:right w:val="none" w:sz="0" w:space="0" w:color="auto"/>
      </w:divBdr>
    </w:div>
    <w:div w:id="1945922361">
      <w:bodyDiv w:val="1"/>
      <w:marLeft w:val="0"/>
      <w:marRight w:val="0"/>
      <w:marTop w:val="0"/>
      <w:marBottom w:val="0"/>
      <w:divBdr>
        <w:top w:val="none" w:sz="0" w:space="0" w:color="auto"/>
        <w:left w:val="none" w:sz="0" w:space="0" w:color="auto"/>
        <w:bottom w:val="none" w:sz="0" w:space="0" w:color="auto"/>
        <w:right w:val="none" w:sz="0" w:space="0" w:color="auto"/>
      </w:divBdr>
    </w:div>
    <w:div w:id="1964649786">
      <w:bodyDiv w:val="1"/>
      <w:marLeft w:val="0"/>
      <w:marRight w:val="0"/>
      <w:marTop w:val="0"/>
      <w:marBottom w:val="0"/>
      <w:divBdr>
        <w:top w:val="none" w:sz="0" w:space="0" w:color="auto"/>
        <w:left w:val="none" w:sz="0" w:space="0" w:color="auto"/>
        <w:bottom w:val="none" w:sz="0" w:space="0" w:color="auto"/>
        <w:right w:val="none" w:sz="0" w:space="0" w:color="auto"/>
      </w:divBdr>
    </w:div>
    <w:div w:id="1996909404">
      <w:bodyDiv w:val="1"/>
      <w:marLeft w:val="0"/>
      <w:marRight w:val="0"/>
      <w:marTop w:val="0"/>
      <w:marBottom w:val="0"/>
      <w:divBdr>
        <w:top w:val="none" w:sz="0" w:space="0" w:color="auto"/>
        <w:left w:val="none" w:sz="0" w:space="0" w:color="auto"/>
        <w:bottom w:val="none" w:sz="0" w:space="0" w:color="auto"/>
        <w:right w:val="none" w:sz="0" w:space="0" w:color="auto"/>
      </w:divBdr>
    </w:div>
    <w:div w:id="2020697279">
      <w:bodyDiv w:val="1"/>
      <w:marLeft w:val="0"/>
      <w:marRight w:val="0"/>
      <w:marTop w:val="0"/>
      <w:marBottom w:val="0"/>
      <w:divBdr>
        <w:top w:val="none" w:sz="0" w:space="0" w:color="auto"/>
        <w:left w:val="none" w:sz="0" w:space="0" w:color="auto"/>
        <w:bottom w:val="none" w:sz="0" w:space="0" w:color="auto"/>
        <w:right w:val="none" w:sz="0" w:space="0" w:color="auto"/>
      </w:divBdr>
    </w:div>
    <w:div w:id="2075204150">
      <w:bodyDiv w:val="1"/>
      <w:marLeft w:val="0"/>
      <w:marRight w:val="0"/>
      <w:marTop w:val="0"/>
      <w:marBottom w:val="0"/>
      <w:divBdr>
        <w:top w:val="none" w:sz="0" w:space="0" w:color="auto"/>
        <w:left w:val="none" w:sz="0" w:space="0" w:color="auto"/>
        <w:bottom w:val="none" w:sz="0" w:space="0" w:color="auto"/>
        <w:right w:val="none" w:sz="0" w:space="0" w:color="auto"/>
      </w:divBdr>
    </w:div>
    <w:div w:id="2106883127">
      <w:bodyDiv w:val="1"/>
      <w:marLeft w:val="0"/>
      <w:marRight w:val="0"/>
      <w:marTop w:val="0"/>
      <w:marBottom w:val="0"/>
      <w:divBdr>
        <w:top w:val="none" w:sz="0" w:space="0" w:color="auto"/>
        <w:left w:val="none" w:sz="0" w:space="0" w:color="auto"/>
        <w:bottom w:val="none" w:sz="0" w:space="0" w:color="auto"/>
        <w:right w:val="none" w:sz="0" w:space="0" w:color="auto"/>
      </w:divBdr>
    </w:div>
    <w:div w:id="214075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1DFEB5-A85E-4E4A-AA8C-9668E6700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6714</Words>
  <Characters>40287</Characters>
  <Application>Microsoft Office Word</Application>
  <DocSecurity>0</DocSecurity>
  <Lines>335</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Dymitr</dc:creator>
  <cp:lastModifiedBy>A</cp:lastModifiedBy>
  <cp:revision>2</cp:revision>
  <cp:lastPrinted>2020-11-12T15:06:00Z</cp:lastPrinted>
  <dcterms:created xsi:type="dcterms:W3CDTF">2021-01-02T18:57:00Z</dcterms:created>
  <dcterms:modified xsi:type="dcterms:W3CDTF">2021-01-02T18:57:00Z</dcterms:modified>
</cp:coreProperties>
</file>